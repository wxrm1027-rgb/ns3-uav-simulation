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A2444C">
      <w:pPr>
        <w:pStyle w:val="61"/>
        <w:rPr>
          <w:vanish/>
          <w:sz w:val="2"/>
          <w:szCs w:val="2"/>
        </w:rPr>
      </w:pPr>
      <w:bookmarkStart w:id="0" w:name="_Hlk92285449"/>
    </w:p>
    <w:p w14:paraId="27493694">
      <w:pPr>
        <w:pStyle w:val="61"/>
        <w:spacing w:before="480" w:after="360"/>
        <w:jc w:val="center"/>
        <w:rPr>
          <w:rFonts w:eastAsia="华文中宋"/>
          <w:b/>
          <w:bCs/>
          <w:sz w:val="36"/>
        </w:rPr>
      </w:pPr>
      <w:r>
        <w:rPr>
          <w:rFonts w:hint="eastAsia" w:eastAsia="华文中宋"/>
          <w:b/>
          <w:bCs/>
          <w:sz w:val="36"/>
        </w:rPr>
        <w:t>独创性声明</w:t>
      </w:r>
    </w:p>
    <w:p w14:paraId="3EBFA3CF">
      <w:pPr>
        <w:pStyle w:val="61"/>
        <w:spacing w:line="600" w:lineRule="exact"/>
        <w:ind w:firstLine="560" w:firstLineChars="200"/>
        <w:rPr>
          <w:rFonts w:ascii="宋体"/>
          <w:sz w:val="28"/>
        </w:rPr>
      </w:pPr>
      <w:r>
        <w:rPr>
          <w:rFonts w:hint="eastAsia"/>
          <w:sz w:val="28"/>
          <w:szCs w:val="22"/>
        </w:rPr>
        <w:t>本人声明所呈交的学位论文是本人在导师指导下进行的研究工作及取得的研究成果。据我所知，除了文中特别加以标注和致谢的地方外，论文中不包含其他人已经发表或撰写过的研究成果，也不包含为获得电子科技大学或其它教育机构的学位或证书而使用过的材料。与我一同工作的同志对本研究所做的任何贡献均已在论文中作了明确的说明并表示谢意。</w:t>
      </w:r>
    </w:p>
    <w:p w14:paraId="58FC0015">
      <w:pPr>
        <w:tabs>
          <w:tab w:val="right" w:pos="4305"/>
          <w:tab w:val="right" w:pos="8504"/>
        </w:tabs>
        <w:spacing w:before="360" w:beforeLines="150" w:after="840" w:afterLines="350" w:line="360" w:lineRule="auto"/>
        <w:ind w:firstLine="560"/>
        <w:rPr>
          <w:sz w:val="28"/>
        </w:rPr>
      </w:pPr>
      <w:r>
        <w:rPr>
          <w:rFonts w:hint="eastAsia"/>
          <w:sz w:val="28"/>
        </w:rPr>
        <w:t>作者签名：</w:t>
      </w:r>
      <w:r>
        <w:rPr>
          <w:sz w:val="28"/>
          <w:u w:val="single"/>
        </w:rPr>
        <w:tab/>
      </w:r>
      <w:r>
        <w:rPr>
          <w:sz w:val="28"/>
        </w:rPr>
        <w:tab/>
      </w:r>
      <w:r>
        <w:rPr>
          <w:rFonts w:hint="eastAsia"/>
          <w:sz w:val="28"/>
        </w:rPr>
        <w:t>日期：</w:t>
      </w:r>
      <w:r>
        <w:rPr>
          <w:sz w:val="28"/>
        </w:rPr>
        <w:t xml:space="preserve">     </w:t>
      </w:r>
      <w:r>
        <w:rPr>
          <w:rFonts w:hint="eastAsia"/>
          <w:sz w:val="28"/>
        </w:rPr>
        <w:t>年</w:t>
      </w:r>
      <w:r>
        <w:rPr>
          <w:sz w:val="28"/>
        </w:rPr>
        <w:t xml:space="preserve">   </w:t>
      </w:r>
      <w:r>
        <w:rPr>
          <w:rFonts w:hint="eastAsia"/>
          <w:sz w:val="28"/>
        </w:rPr>
        <w:t>月</w:t>
      </w:r>
      <w:r>
        <w:rPr>
          <w:sz w:val="28"/>
        </w:rPr>
        <w:t xml:space="preserve">  </w:t>
      </w:r>
      <w:r>
        <w:rPr>
          <w:rFonts w:hint="eastAsia"/>
          <w:sz w:val="28"/>
        </w:rPr>
        <w:t xml:space="preserve"> 日</w:t>
      </w:r>
    </w:p>
    <w:p w14:paraId="569C1532">
      <w:pPr>
        <w:pStyle w:val="61"/>
        <w:spacing w:before="480" w:after="360"/>
        <w:jc w:val="center"/>
        <w:rPr>
          <w:rFonts w:eastAsia="华文中宋"/>
          <w:b/>
          <w:bCs/>
          <w:sz w:val="36"/>
        </w:rPr>
      </w:pPr>
      <w:r>
        <w:rPr>
          <w:rFonts w:hint="eastAsia" w:eastAsia="华文中宋"/>
          <w:b/>
          <w:bCs/>
          <w:sz w:val="36"/>
        </w:rPr>
        <w:t>论文使用授权</w:t>
      </w:r>
    </w:p>
    <w:p w14:paraId="3CE60AC3">
      <w:pPr>
        <w:pStyle w:val="61"/>
        <w:spacing w:line="600" w:lineRule="exact"/>
        <w:ind w:firstLine="560" w:firstLineChars="200"/>
        <w:rPr>
          <w:rFonts w:cs="Times New Roman"/>
          <w:sz w:val="28"/>
        </w:rPr>
      </w:pPr>
      <w:r>
        <w:rPr>
          <w:rFonts w:hint="eastAsia" w:cs="Times New Roman"/>
          <w:sz w:val="28"/>
        </w:rPr>
        <w:t>本学位论文作者完全了解电子科技大学有关保留、使用学位论文的规定，同意学校有权保留并向国家有关部门或机构送交论文的复印件和数字文档，允许论文被查阅。本人授权电子科技大学可以将学位论文的全部或部分内容编入有关数据库进行检索及下载，可以采用影印、扫描等复制手段保存、汇编学位论文。</w:t>
      </w:r>
    </w:p>
    <w:p w14:paraId="6037AE62">
      <w:pPr>
        <w:pStyle w:val="61"/>
        <w:tabs>
          <w:tab w:val="right" w:pos="4253"/>
        </w:tabs>
        <w:spacing w:line="600" w:lineRule="exact"/>
        <w:ind w:firstLine="560" w:firstLineChars="200"/>
        <w:rPr>
          <w:rFonts w:cs="Times New Roman"/>
          <w:sz w:val="28"/>
        </w:rPr>
      </w:pPr>
      <w:r>
        <w:rPr>
          <w:rFonts w:hint="eastAsia" w:cs="Times New Roman"/>
          <w:sz w:val="28"/>
        </w:rPr>
        <w:t>（涉密的学位论文须按照国家及学校相关规定管理，在解密后适用于本授权。）</w:t>
      </w:r>
    </w:p>
    <w:p w14:paraId="5329D3BF">
      <w:pPr>
        <w:tabs>
          <w:tab w:val="right" w:pos="4305"/>
          <w:tab w:val="left" w:pos="4678"/>
          <w:tab w:val="right" w:pos="8504"/>
        </w:tabs>
        <w:spacing w:before="360" w:beforeLines="150" w:line="360" w:lineRule="auto"/>
        <w:ind w:firstLine="560"/>
        <w:rPr>
          <w:sz w:val="28"/>
          <w:u w:val="single"/>
        </w:rPr>
      </w:pPr>
      <w:r>
        <w:rPr>
          <w:rFonts w:hint="eastAsia" w:cs="Times New Roman"/>
          <w:sz w:val="28"/>
        </w:rPr>
        <w:t>作者</w:t>
      </w:r>
      <w:r>
        <w:rPr>
          <w:rFonts w:hint="eastAsia"/>
          <w:sz w:val="28"/>
        </w:rPr>
        <w:t>签名：</w:t>
      </w:r>
      <w:r>
        <w:rPr>
          <w:sz w:val="28"/>
          <w:u w:val="single"/>
        </w:rPr>
        <w:tab/>
      </w:r>
      <w:r>
        <w:rPr>
          <w:sz w:val="28"/>
        </w:rPr>
        <w:tab/>
      </w:r>
      <w:r>
        <w:rPr>
          <w:rFonts w:hint="eastAsia"/>
          <w:sz w:val="28"/>
        </w:rPr>
        <w:t>导师签名：</w:t>
      </w:r>
      <w:r>
        <w:rPr>
          <w:sz w:val="28"/>
          <w:u w:val="single"/>
        </w:rPr>
        <w:tab/>
      </w:r>
    </w:p>
    <w:p w14:paraId="06AD20AE">
      <w:pPr>
        <w:pStyle w:val="61"/>
        <w:spacing w:line="600" w:lineRule="exact"/>
        <w:ind w:firstLine="480" w:firstLineChars="200"/>
        <w:jc w:val="right"/>
        <w:rPr>
          <w:sz w:val="28"/>
        </w:rPr>
      </w:pPr>
      <w:r>
        <mc:AlternateContent>
          <mc:Choice Requires="wps">
            <w:drawing>
              <wp:anchor distT="45720" distB="45720" distL="114300" distR="114300" simplePos="0" relativeHeight="251659264" behindDoc="0" locked="1" layoutInCell="1" allowOverlap="1">
                <wp:simplePos x="0" y="0"/>
                <wp:positionH relativeFrom="page">
                  <wp:posOffset>457200</wp:posOffset>
                </wp:positionH>
                <wp:positionV relativeFrom="page">
                  <wp:posOffset>4963160</wp:posOffset>
                </wp:positionV>
                <wp:extent cx="2386330" cy="694690"/>
                <wp:effectExtent l="0" t="266700" r="13970" b="10160"/>
                <wp:wrapNone/>
                <wp:docPr id="13" name="说明"/>
                <wp:cNvGraphicFramePr/>
                <a:graphic xmlns:a="http://schemas.openxmlformats.org/drawingml/2006/main">
                  <a:graphicData uri="http://schemas.microsoft.com/office/word/2010/wordprocessingShape">
                    <wps:wsp>
                      <wps:cNvSpPr txBox="1">
                        <a:spLocks noChangeArrowheads="1"/>
                      </wps:cNvSpPr>
                      <wps:spPr bwMode="auto">
                        <a:xfrm>
                          <a:off x="0" y="0"/>
                          <a:ext cx="2386330" cy="694690"/>
                        </a:xfrm>
                        <a:prstGeom prst="wedgeRectCallout">
                          <a:avLst>
                            <a:gd name="adj1" fmla="val 37635"/>
                            <a:gd name="adj2" fmla="val -86530"/>
                          </a:avLst>
                        </a:prstGeom>
                        <a:solidFill>
                          <a:schemeClr val="accent5">
                            <a:lumMod val="20000"/>
                            <a:lumOff val="80000"/>
                          </a:schemeClr>
                        </a:solidFill>
                        <a:ln w="9525">
                          <a:solidFill>
                            <a:srgbClr val="0070C0"/>
                          </a:solidFill>
                          <a:miter lim="800000"/>
                        </a:ln>
                      </wps:spPr>
                      <wps:txbx>
                        <w:txbxContent>
                          <w:p w14:paraId="2F3EC404">
                            <w:pPr>
                              <w:pStyle w:val="61"/>
                              <w:rPr>
                                <w:sz w:val="18"/>
                                <w:szCs w:val="15"/>
                              </w:rPr>
                            </w:pPr>
                            <w:r>
                              <w:rPr>
                                <w:rFonts w:hint="eastAsia"/>
                                <w:sz w:val="18"/>
                                <w:szCs w:val="15"/>
                              </w:rPr>
                              <w:t>日期填实际签字</w:t>
                            </w:r>
                            <w:r>
                              <w:rPr>
                                <w:rFonts w:hint="eastAsia"/>
                                <w:sz w:val="18"/>
                                <w:szCs w:val="18"/>
                              </w:rPr>
                              <w:t>日期</w:t>
                            </w:r>
                            <w:r>
                              <w:rPr>
                                <w:rFonts w:hint="eastAsia"/>
                                <w:sz w:val="18"/>
                                <w:szCs w:val="15"/>
                              </w:rPr>
                              <w:t>。除提交盲审的论文外，此页所有签字及日期均应填写完整。</w:t>
                            </w:r>
                          </w:p>
                          <w:p w14:paraId="15F28F2B">
                            <w:pPr>
                              <w:pStyle w:val="61"/>
                              <w:rPr>
                                <w:b/>
                                <w:bCs/>
                                <w:color w:val="FF0000"/>
                                <w:sz w:val="18"/>
                                <w:szCs w:val="15"/>
                              </w:rPr>
                            </w:pPr>
                            <w:r>
                              <w:rPr>
                                <w:rFonts w:hint="eastAsia"/>
                                <w:b/>
                                <w:bCs/>
                                <w:color w:val="FF0000"/>
                                <w:sz w:val="18"/>
                                <w:szCs w:val="15"/>
                              </w:rPr>
                              <w:t>除非学校统一调整，任何情况下，不得变动此页文字内容。</w:t>
                            </w:r>
                          </w:p>
                        </w:txbxContent>
                      </wps:txbx>
                      <wps:bodyPr rot="0" vert="horz" wrap="square" lIns="91440" tIns="45720" rIns="91440" bIns="45720" anchor="t" anchorCtr="0">
                        <a:noAutofit/>
                      </wps:bodyPr>
                    </wps:wsp>
                  </a:graphicData>
                </a:graphic>
              </wp:anchor>
            </w:drawing>
          </mc:Choice>
          <mc:Fallback>
            <w:pict>
              <v:shape id="说明" o:spid="_x0000_s1026" o:spt="61" type="#_x0000_t61" style="position:absolute;left:0pt;margin-left:36pt;margin-top:390.8pt;height:54.7pt;width:187.9pt;mso-position-horizontal-relative:page;mso-position-vertical-relative:page;z-index:251659264;mso-width-relative:page;mso-height-relative:page;" fillcolor="#DEEBF7 [664]" filled="t" stroked="t" coordsize="21600,21600" o:gfxdata="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7ozlHtkAAAAKAQAADwAAAAAAAAAB&#10;ACAAAAAiAAAAZHJzL2Rvd25yZXYueG1sUEsBAhQAFAAAAAgAh07iQB+2WS6BAgAADgUAAA4AAAAA&#10;AAAAAQAgAAAAKAEAAGRycy9lMm9Eb2MueG1sUEsFBgAAAAAGAAYAWQEAABsGAAAAAA==&#10;" adj="18929,-7890">
                <v:fill on="t" focussize="0,0"/>
                <v:stroke color="#0070C0" miterlimit="8" joinstyle="miter"/>
                <v:imagedata o:title=""/>
                <o:lock v:ext="edit" aspectratio="f"/>
                <v:textbox>
                  <w:txbxContent>
                    <w:p w14:paraId="2F3EC404">
                      <w:pPr>
                        <w:pStyle w:val="61"/>
                        <w:rPr>
                          <w:sz w:val="18"/>
                          <w:szCs w:val="15"/>
                        </w:rPr>
                      </w:pPr>
                      <w:r>
                        <w:rPr>
                          <w:rFonts w:hint="eastAsia"/>
                          <w:sz w:val="18"/>
                          <w:szCs w:val="15"/>
                        </w:rPr>
                        <w:t>日期填实际签字</w:t>
                      </w:r>
                      <w:r>
                        <w:rPr>
                          <w:rFonts w:hint="eastAsia"/>
                          <w:sz w:val="18"/>
                          <w:szCs w:val="18"/>
                        </w:rPr>
                        <w:t>日期</w:t>
                      </w:r>
                      <w:r>
                        <w:rPr>
                          <w:rFonts w:hint="eastAsia"/>
                          <w:sz w:val="18"/>
                          <w:szCs w:val="15"/>
                        </w:rPr>
                        <w:t>。除提交盲审的论文外，此页所有签字及日期均应填写完整。</w:t>
                      </w:r>
                    </w:p>
                    <w:p w14:paraId="15F28F2B">
                      <w:pPr>
                        <w:pStyle w:val="61"/>
                        <w:rPr>
                          <w:b/>
                          <w:bCs/>
                          <w:color w:val="FF0000"/>
                          <w:sz w:val="18"/>
                          <w:szCs w:val="15"/>
                        </w:rPr>
                      </w:pPr>
                      <w:r>
                        <w:rPr>
                          <w:rFonts w:hint="eastAsia"/>
                          <w:b/>
                          <w:bCs/>
                          <w:color w:val="FF0000"/>
                          <w:sz w:val="18"/>
                          <w:szCs w:val="15"/>
                        </w:rPr>
                        <w:t>除非学校统一调整，任何情况下，不得变动此页文字内容。</w:t>
                      </w:r>
                    </w:p>
                  </w:txbxContent>
                </v:textbox>
                <w10:anchorlock/>
              </v:shape>
            </w:pict>
          </mc:Fallback>
        </mc:AlternateContent>
      </w:r>
      <w:r>
        <w:rPr>
          <w:rFonts w:hint="eastAsia"/>
          <w:sz w:val="28"/>
        </w:rPr>
        <w:t>日期：</w:t>
      </w:r>
      <w:r>
        <w:rPr>
          <w:sz w:val="28"/>
        </w:rPr>
        <w:t xml:space="preserve">     </w:t>
      </w:r>
      <w:r>
        <w:rPr>
          <w:rFonts w:hint="eastAsia"/>
          <w:sz w:val="28"/>
        </w:rPr>
        <w:t>年</w:t>
      </w:r>
      <w:r>
        <w:rPr>
          <w:sz w:val="28"/>
        </w:rPr>
        <w:t xml:space="preserve">   </w:t>
      </w:r>
      <w:r>
        <w:rPr>
          <w:rFonts w:hint="eastAsia"/>
          <w:sz w:val="28"/>
        </w:rPr>
        <w:t>月</w:t>
      </w:r>
      <w:r>
        <w:rPr>
          <w:sz w:val="28"/>
        </w:rPr>
        <w:t xml:space="preserve">   </w:t>
      </w:r>
      <w:r>
        <w:rPr>
          <w:rFonts w:hint="eastAsia"/>
          <w:sz w:val="28"/>
        </w:rPr>
        <w:t>日</w:t>
      </w:r>
    </w:p>
    <w:p w14:paraId="3ACB61F8">
      <w:pPr>
        <w:pStyle w:val="61"/>
        <w:rPr>
          <w:sz w:val="28"/>
        </w:rPr>
        <w:sectPr>
          <w:headerReference r:id="rId7" w:type="default"/>
          <w:headerReference r:id="rId8" w:type="even"/>
          <w:pgSz w:w="11906" w:h="16838"/>
          <w:pgMar w:top="1701" w:right="1701" w:bottom="1701" w:left="1701" w:header="1134" w:footer="1134" w:gutter="0"/>
          <w:cols w:space="425" w:num="1"/>
          <w:docGrid w:linePitch="312" w:charSpace="0"/>
        </w:sectPr>
      </w:pPr>
    </w:p>
    <w:p w14:paraId="1ACED43D">
      <w:pPr>
        <w:pStyle w:val="61"/>
        <w:spacing w:before="480" w:after="360" w:line="400" w:lineRule="exact"/>
        <w:jc w:val="center"/>
        <w:outlineLvl w:val="8"/>
        <w:rPr>
          <w:rFonts w:eastAsia="黑体"/>
          <w:sz w:val="30"/>
          <w:szCs w:val="30"/>
        </w:rPr>
      </w:pPr>
      <w:r>
        <w:rPr>
          <w:rFonts w:hint="eastAsia" w:eastAsia="黑体"/>
          <w:sz w:val="30"/>
          <w:szCs w:val="30"/>
        </w:rPr>
        <w:t>摘　要</w:t>
      </w:r>
    </w:p>
    <w:p w14:paraId="0BB0DC50">
      <w:pPr>
        <w:ind w:firstLine="480"/>
      </w:pPr>
      <w:r>
        <w:t>为</w:t>
      </w:r>
      <w:r>
        <w:rPr>
          <w:rFonts w:hint="eastAsia"/>
        </w:rPr>
        <w:t>进一步</w:t>
      </w:r>
      <w:r>
        <w:t>规范</w:t>
      </w:r>
      <w:r>
        <w:rPr>
          <w:rFonts w:hint="eastAsia"/>
        </w:rPr>
        <w:t>我校研究生</w:t>
      </w:r>
      <w:r>
        <w:t>学位论文</w:t>
      </w:r>
      <w:r>
        <w:rPr>
          <w:rFonts w:hint="eastAsia"/>
        </w:rPr>
        <w:t>撰写</w:t>
      </w:r>
      <w:r>
        <w:t>格式，</w:t>
      </w:r>
      <w:r>
        <w:rPr>
          <w:rFonts w:hint="eastAsia"/>
        </w:rPr>
        <w:t>提高研究生学位论文质量，参照国家标准《学位论文编写规则》（</w:t>
      </w:r>
      <w:r>
        <w:t>GB/T 7713.1-2006</w:t>
      </w:r>
      <w:r>
        <w:rPr>
          <w:rFonts w:hint="eastAsia"/>
        </w:rPr>
        <w:t>），</w:t>
      </w:r>
      <w:r>
        <w:t>结合我校实际，制定本规范。</w:t>
      </w:r>
    </w:p>
    <w:p w14:paraId="1B00ACBA">
      <w:pPr>
        <w:ind w:firstLine="480"/>
      </w:pPr>
      <w:r>
        <w:rPr>
          <w:rFonts w:hint="eastAsia"/>
        </w:rPr>
        <w:t>本次修订相对于上一版（2</w:t>
      </w:r>
      <w:r>
        <w:t>016</w:t>
      </w:r>
      <w:r>
        <w:rPr>
          <w:rFonts w:hint="eastAsia"/>
        </w:rPr>
        <w:t>版）的主要变化如下。</w:t>
      </w:r>
    </w:p>
    <w:p w14:paraId="3DDD357F">
      <w:pPr>
        <w:pStyle w:val="81"/>
        <w:numPr>
          <w:ilvl w:val="0"/>
          <w:numId w:val="4"/>
        </w:numPr>
        <w:ind w:firstLine="480"/>
      </w:pPr>
      <w:r>
        <w:rPr>
          <w:rFonts w:hint="eastAsia"/>
        </w:rPr>
        <w:t>按照规范要求重新编写文档，预置主要格式样式，可作为论文模板使用。</w:t>
      </w:r>
    </w:p>
    <w:p w14:paraId="29434C37">
      <w:pPr>
        <w:pStyle w:val="81"/>
        <w:numPr>
          <w:ilvl w:val="0"/>
          <w:numId w:val="4"/>
        </w:numPr>
        <w:ind w:firstLine="480"/>
      </w:pPr>
      <w:r>
        <w:rPr>
          <w:rFonts w:hint="eastAsia"/>
        </w:rPr>
        <w:t>更新封面、扉页等固定页面模板，并增加填写说明。</w:t>
      </w:r>
    </w:p>
    <w:p w14:paraId="15CF9853">
      <w:pPr>
        <w:pStyle w:val="81"/>
        <w:numPr>
          <w:ilvl w:val="0"/>
          <w:numId w:val="4"/>
        </w:numPr>
        <w:ind w:firstLine="480"/>
      </w:pPr>
      <w:r>
        <w:rPr>
          <w:rFonts w:hint="eastAsia"/>
        </w:rPr>
        <w:t>更新摘要、绪论、正文、结论撰写说明，以及全文语言、表述注意事项。</w:t>
      </w:r>
    </w:p>
    <w:p w14:paraId="5813606C">
      <w:pPr>
        <w:pStyle w:val="81"/>
        <w:numPr>
          <w:ilvl w:val="0"/>
          <w:numId w:val="4"/>
        </w:numPr>
        <w:ind w:firstLine="480"/>
      </w:pPr>
      <w:r>
        <w:rPr>
          <w:rFonts w:hint="eastAsia"/>
        </w:rPr>
        <w:t>参照最新国家标准，调整参考文献格式要求。</w:t>
      </w:r>
    </w:p>
    <w:p w14:paraId="7A66F8E1">
      <w:pPr>
        <w:pStyle w:val="81"/>
        <w:numPr>
          <w:ilvl w:val="0"/>
          <w:numId w:val="4"/>
        </w:numPr>
        <w:ind w:firstLine="480"/>
      </w:pPr>
      <w:r>
        <w:rPr>
          <w:rFonts w:hint="eastAsia"/>
        </w:rPr>
        <w:t>明确部分格式要求细节，例如表格的三线表样式，图表附注的格式。</w:t>
      </w:r>
    </w:p>
    <w:p w14:paraId="5B66D449">
      <w:pPr>
        <w:pStyle w:val="81"/>
        <w:numPr>
          <w:ilvl w:val="0"/>
          <w:numId w:val="4"/>
        </w:numPr>
        <w:ind w:firstLine="480"/>
      </w:pPr>
      <w:r>
        <w:rPr>
          <w:rFonts w:hint="eastAsia"/>
        </w:rPr>
        <w:t>调整部分格式要求细节，例如超过一行的图题、表题取消悬挂缩进对齐。</w:t>
      </w:r>
    </w:p>
    <w:p w14:paraId="1C6EC71C">
      <w:pPr>
        <w:pStyle w:val="81"/>
        <w:numPr>
          <w:ilvl w:val="0"/>
          <w:numId w:val="4"/>
        </w:numPr>
        <w:ind w:firstLine="480"/>
      </w:pPr>
      <w:r>
        <w:rPr>
          <w:rFonts w:hint="eastAsia"/>
        </w:rPr>
        <w:t>附录增加学院、学术学位学科、专业学位类别的中、英文名称对照表。</w:t>
      </w:r>
    </w:p>
    <w:p w14:paraId="19F7C8A5">
      <w:pPr>
        <w:ind w:firstLine="480"/>
      </w:pPr>
      <w:r>
        <w:rPr>
          <w:rFonts w:hint="eastAsia"/>
        </w:rPr>
        <w:t>此文档可在研究生院网站下载，网址：</w:t>
      </w:r>
      <w:r>
        <w:fldChar w:fldCharType="begin"/>
      </w:r>
      <w:r>
        <w:instrText xml:space="preserve"> HYPERLINK "https://gr.uestc.edu.cn" </w:instrText>
      </w:r>
      <w:r>
        <w:fldChar w:fldCharType="separate"/>
      </w:r>
      <w:r>
        <w:rPr>
          <w:rStyle w:val="32"/>
        </w:rPr>
        <w:t>https://gr.uestc.edu.cn</w:t>
      </w:r>
      <w:r>
        <w:rPr>
          <w:rStyle w:val="32"/>
        </w:rPr>
        <w:fldChar w:fldCharType="end"/>
      </w:r>
      <w:r>
        <w:rPr>
          <w:rFonts w:hint="eastAsia"/>
        </w:rPr>
        <w:t>。如有变动，以研究生院网站最新公布的版本为准。</w:t>
      </w:r>
    </w:p>
    <w:p w14:paraId="3F264BF3">
      <w:pPr>
        <w:spacing w:before="240" w:beforeLines="100"/>
        <w:ind w:left="964" w:hanging="961" w:hangingChars="400"/>
      </w:pPr>
      <w:r>
        <w:rPr>
          <w:rFonts w:hint="eastAsia"/>
          <w:b/>
          <w:bCs/>
        </w:rPr>
        <w:t>关键词：</w:t>
      </w:r>
      <w:r>
        <w:rPr>
          <w:rFonts w:hint="eastAsia"/>
        </w:rPr>
        <w:t>学位论文</w:t>
      </w:r>
      <w:del w:id="0" w:author="yf q" w:date="2025-07-01T14:04:00Z">
        <w:r>
          <w:rPr>
            <w:rFonts w:hint="eastAsia"/>
          </w:rPr>
          <w:delText>，</w:delText>
        </w:r>
      </w:del>
      <w:ins w:id="1" w:author="yf q" w:date="2025-07-01T14:04:00Z">
        <w:r>
          <w:rPr>
            <w:rFonts w:hint="eastAsia"/>
          </w:rPr>
          <w:t>；</w:t>
        </w:r>
      </w:ins>
      <w:r>
        <w:rPr>
          <w:rFonts w:hint="eastAsia"/>
        </w:rPr>
        <w:t>撰写规范</w:t>
      </w:r>
      <w:del w:id="2" w:author="yf q" w:date="2025-07-01T14:07:00Z">
        <w:r>
          <w:rPr>
            <w:rFonts w:hint="eastAsia"/>
          </w:rPr>
          <w:delText>，</w:delText>
        </w:r>
      </w:del>
      <w:ins w:id="3" w:author="yf q" w:date="2025-07-01T14:07:00Z">
        <w:r>
          <w:rPr>
            <w:rFonts w:hint="eastAsia"/>
          </w:rPr>
          <w:t>；</w:t>
        </w:r>
      </w:ins>
      <w:r>
        <w:rPr>
          <w:rFonts w:hint="eastAsia"/>
        </w:rPr>
        <w:t>论文模板</w:t>
      </w:r>
      <w:del w:id="4" w:author="yf q" w:date="2025-07-01T14:07:00Z">
        <w:r>
          <w:rPr>
            <w:rFonts w:hint="eastAsia"/>
          </w:rPr>
          <w:delText>，</w:delText>
        </w:r>
      </w:del>
      <w:ins w:id="5" w:author="yf q" w:date="2025-07-01T14:07:00Z">
        <w:r>
          <w:rPr>
            <w:rFonts w:hint="eastAsia"/>
          </w:rPr>
          <w:t>；</w:t>
        </w:r>
      </w:ins>
      <w:r>
        <w:rPr>
          <w:rFonts w:hint="eastAsia"/>
        </w:rPr>
        <w:t>电子科技大学</w:t>
      </w:r>
    </w:p>
    <w:bookmarkEnd w:id="0"/>
    <w:p w14:paraId="725359BB">
      <w:pPr>
        <w:pStyle w:val="61"/>
        <w:ind w:left="720" w:hanging="720" w:hangingChars="300"/>
        <w:sectPr>
          <w:headerReference r:id="rId9" w:type="default"/>
          <w:footerReference r:id="rId10" w:type="default"/>
          <w:footnotePr>
            <w:numFmt w:val="decimalEnclosedCircleChinese"/>
            <w:numRestart w:val="eachPage"/>
          </w:footnotePr>
          <w:pgSz w:w="11906" w:h="16838"/>
          <w:pgMar w:top="1701" w:right="1701" w:bottom="1701" w:left="1701" w:header="1134" w:footer="1134" w:gutter="0"/>
          <w:pgNumType w:fmt="upperRoman" w:start="1"/>
          <w:cols w:space="425" w:num="1"/>
          <w:docGrid w:linePitch="326" w:charSpace="0"/>
        </w:sectPr>
      </w:pPr>
    </w:p>
    <w:p w14:paraId="0D6876CA">
      <w:pPr>
        <w:pStyle w:val="61"/>
        <w:spacing w:before="480" w:after="360" w:line="400" w:lineRule="exact"/>
        <w:jc w:val="center"/>
        <w:outlineLvl w:val="8"/>
        <w:rPr>
          <w:rFonts w:eastAsia="黑体"/>
          <w:b/>
          <w:bCs/>
          <w:sz w:val="30"/>
          <w:szCs w:val="30"/>
        </w:rPr>
      </w:pPr>
      <w:r>
        <w:rPr>
          <w:rFonts w:eastAsia="黑体"/>
          <w:b/>
          <w:bCs/>
          <w:sz w:val="30"/>
          <w:szCs w:val="30"/>
        </w:rPr>
        <w:t>ABSTRACT</w:t>
      </w:r>
    </w:p>
    <w:p w14:paraId="66CF9366">
      <w:pPr>
        <w:ind w:firstLine="480"/>
      </w:pPr>
      <w:r>
        <w:t>In order to further standardize the format of dissertation/thesis writing and improve graduate dissertation/thesis quality, this specification is formulated with reference to the national standard "Rules for Dissertation Writing" (GB/T 7713.1-2006) and the reality of UESTC.</w:t>
      </w:r>
    </w:p>
    <w:p w14:paraId="22880DBB">
      <w:pPr>
        <w:ind w:firstLine="480"/>
      </w:pPr>
      <w:r>
        <w:rPr>
          <w:lang w:val="en"/>
        </w:rPr>
        <w:t xml:space="preserve">The main changes in this revision from the </w:t>
      </w:r>
      <w:r>
        <w:t>last version</w:t>
      </w:r>
      <w:r>
        <w:rPr>
          <w:lang w:val="en"/>
        </w:rPr>
        <w:t xml:space="preserve"> (</w:t>
      </w:r>
      <w:r>
        <w:t>Ver.</w:t>
      </w:r>
      <w:r>
        <w:rPr>
          <w:lang w:val="en"/>
        </w:rPr>
        <w:t xml:space="preserve"> 2016) are as follows.</w:t>
      </w:r>
    </w:p>
    <w:p w14:paraId="05EF36D9">
      <w:pPr>
        <w:pStyle w:val="81"/>
        <w:numPr>
          <w:ilvl w:val="0"/>
          <w:numId w:val="5"/>
        </w:numPr>
        <w:ind w:firstLine="480"/>
      </w:pPr>
      <w:r>
        <w:t>Rewrite the document according to the requirements of the specifications, and preset main formatting styles, which makes it more suitable for use as a template.</w:t>
      </w:r>
    </w:p>
    <w:p w14:paraId="4274FA35">
      <w:pPr>
        <w:pStyle w:val="81"/>
        <w:numPr>
          <w:ilvl w:val="0"/>
          <w:numId w:val="5"/>
        </w:numPr>
        <w:ind w:firstLine="480"/>
      </w:pPr>
      <w:r>
        <w:t>Update fixed page templates such as cover page and title page, and add filling instructions.</w:t>
      </w:r>
    </w:p>
    <w:p w14:paraId="1CAFAAF5">
      <w:pPr>
        <w:pStyle w:val="81"/>
        <w:numPr>
          <w:ilvl w:val="0"/>
          <w:numId w:val="5"/>
        </w:numPr>
        <w:ind w:firstLine="480"/>
      </w:pPr>
      <w:r>
        <w:t>Update the writing instructions of abstract, introduction, main chapters, and conclusions, as well as the notes on language and presentation.</w:t>
      </w:r>
    </w:p>
    <w:p w14:paraId="1A3E3B78">
      <w:pPr>
        <w:pStyle w:val="81"/>
        <w:numPr>
          <w:ilvl w:val="0"/>
          <w:numId w:val="5"/>
        </w:numPr>
        <w:ind w:firstLine="480"/>
      </w:pPr>
      <w:r>
        <w:t>Adjust reference format requirements with reference to latest national standards.</w:t>
      </w:r>
    </w:p>
    <w:p w14:paraId="303718CD">
      <w:pPr>
        <w:pStyle w:val="81"/>
        <w:numPr>
          <w:ilvl w:val="0"/>
          <w:numId w:val="5"/>
        </w:numPr>
        <w:ind w:firstLine="480"/>
      </w:pPr>
      <w:r>
        <w:t xml:space="preserve">Clarify some details of format requirements, e.g., three-line </w:t>
      </w:r>
      <w:r>
        <w:rPr>
          <w:rFonts w:hint="eastAsia"/>
        </w:rPr>
        <w:t>st</w:t>
      </w:r>
      <w:r>
        <w:t>yle for tables, format for figure/table annotations.</w:t>
      </w:r>
    </w:p>
    <w:p w14:paraId="7192AFE8">
      <w:pPr>
        <w:pStyle w:val="81"/>
        <w:numPr>
          <w:ilvl w:val="0"/>
          <w:numId w:val="5"/>
        </w:numPr>
        <w:ind w:firstLine="480"/>
      </w:pPr>
      <w:r>
        <w:t>Adjust some details of format requirements, e.g., cancel hanging indent for figure/table titles consisting of 2 or more lines of texts.</w:t>
      </w:r>
    </w:p>
    <w:p w14:paraId="3EBB7F81">
      <w:pPr>
        <w:pStyle w:val="81"/>
        <w:numPr>
          <w:ilvl w:val="0"/>
          <w:numId w:val="5"/>
        </w:numPr>
        <w:ind w:firstLine="480"/>
      </w:pPr>
      <w:r>
        <w:t>Add comparison tables of Chinese and English names of colleges, academic degree disciplines, and professional degree categories in Appendixes.</w:t>
      </w:r>
    </w:p>
    <w:p w14:paraId="58044A2A">
      <w:pPr>
        <w:ind w:firstLine="480"/>
      </w:pPr>
      <w:r>
        <w:t xml:space="preserve">This document can be downloaded from the Graduate School website at </w:t>
      </w:r>
      <w:r>
        <w:fldChar w:fldCharType="begin"/>
      </w:r>
      <w:r>
        <w:instrText xml:space="preserve"> HYPERLINK "https://gr.uestc.edu.cn" </w:instrText>
      </w:r>
      <w:r>
        <w:fldChar w:fldCharType="separate"/>
      </w:r>
      <w:r>
        <w:rPr>
          <w:rStyle w:val="32"/>
        </w:rPr>
        <w:t>https://gr.uestc.edu.cn</w:t>
      </w:r>
      <w:r>
        <w:rPr>
          <w:rStyle w:val="32"/>
        </w:rPr>
        <w:fldChar w:fldCharType="end"/>
      </w:r>
      <w:r>
        <w:t>. In case of any changes, the latest version published on the Graduate School website shall prevail.</w:t>
      </w:r>
    </w:p>
    <w:p w14:paraId="598F9328">
      <w:pPr>
        <w:spacing w:before="240" w:beforeLines="100"/>
        <w:ind w:left="1205" w:hanging="1201" w:hangingChars="500"/>
      </w:pPr>
      <w:r>
        <w:rPr>
          <w:rFonts w:hint="eastAsia"/>
          <w:b/>
          <w:bCs/>
        </w:rPr>
        <w:t>K</w:t>
      </w:r>
      <w:r>
        <w:rPr>
          <w:b/>
          <w:bCs/>
        </w:rPr>
        <w:t>eywords:</w:t>
      </w:r>
      <w:r>
        <w:t xml:space="preserve"> Dissertation</w:t>
      </w:r>
      <w:r>
        <w:rPr>
          <w:rFonts w:hint="eastAsia"/>
        </w:rPr>
        <w:t>/</w:t>
      </w:r>
      <w:r>
        <w:t>Thesis</w:t>
      </w:r>
      <w:del w:id="6" w:author="yf q" w:date="2025-07-01T14:08:00Z">
        <w:r>
          <w:rPr>
            <w:rFonts w:hint="eastAsia"/>
          </w:rPr>
          <w:delText>,</w:delText>
        </w:r>
      </w:del>
      <w:ins w:id="7" w:author="yf q" w:date="2025-07-01T14:08:00Z">
        <w:r>
          <w:rPr>
            <w:rFonts w:hint="eastAsia"/>
          </w:rPr>
          <w:t>；</w:t>
        </w:r>
      </w:ins>
      <w:r>
        <w:t xml:space="preserve"> Writing Specification</w:t>
      </w:r>
      <w:del w:id="8" w:author="yf q" w:date="2025-07-01T14:08:00Z">
        <w:r>
          <w:rPr>
            <w:rFonts w:hint="eastAsia"/>
          </w:rPr>
          <w:delText xml:space="preserve">, </w:delText>
        </w:r>
      </w:del>
      <w:ins w:id="9" w:author="yf q" w:date="2025-07-01T14:08:00Z">
        <w:r>
          <w:rPr>
            <w:rFonts w:hint="eastAsia"/>
          </w:rPr>
          <w:t>；</w:t>
        </w:r>
      </w:ins>
      <w:r>
        <w:t>Thesis Templat</w:t>
      </w:r>
      <w:del w:id="10" w:author="yf q" w:date="2025-07-01T14:08:00Z">
        <w:r>
          <w:rPr>
            <w:rFonts w:hint="eastAsia"/>
          </w:rPr>
          <w:delText xml:space="preserve">e, </w:delText>
        </w:r>
      </w:del>
      <w:ins w:id="11" w:author="yf q" w:date="2025-07-01T14:08:00Z">
        <w:r>
          <w:rPr>
            <w:rFonts w:hint="eastAsia"/>
          </w:rPr>
          <w:t>；</w:t>
        </w:r>
      </w:ins>
      <w:r>
        <w:t>University of Electronic Science and Technology of China</w:t>
      </w:r>
    </w:p>
    <w:p w14:paraId="1DDD8B8C">
      <w:pPr>
        <w:adjustRightInd w:val="0"/>
        <w:spacing w:before="240" w:beforeLines="100"/>
        <w:ind w:left="964" w:hanging="961" w:hangingChars="400"/>
        <w:rPr>
          <w:b/>
          <w:bCs/>
        </w:rPr>
        <w:sectPr>
          <w:headerReference r:id="rId11" w:type="default"/>
          <w:headerReference r:id="rId12" w:type="even"/>
          <w:footerReference r:id="rId13" w:type="even"/>
          <w:footnotePr>
            <w:numFmt w:val="decimalEnclosedCircleChinese"/>
            <w:numRestart w:val="eachPage"/>
          </w:footnotePr>
          <w:pgSz w:w="11906" w:h="16838"/>
          <w:pgMar w:top="1701" w:right="1701" w:bottom="1701" w:left="1701" w:header="1134" w:footer="1134" w:gutter="0"/>
          <w:pgNumType w:fmt="upperRoman"/>
          <w:cols w:space="425" w:num="1"/>
          <w:docGrid w:linePitch="326" w:charSpace="0"/>
        </w:sectPr>
      </w:pPr>
    </w:p>
    <w:p w14:paraId="573F3AD2">
      <w:pPr>
        <w:pStyle w:val="61"/>
        <w:spacing w:before="480" w:after="360" w:line="400" w:lineRule="exact"/>
        <w:jc w:val="center"/>
        <w:outlineLvl w:val="8"/>
        <w:rPr>
          <w:rFonts w:eastAsia="黑体"/>
          <w:sz w:val="30"/>
          <w:szCs w:val="30"/>
        </w:rPr>
      </w:pPr>
      <w:r>
        <w:rPr>
          <w:rFonts w:hint="eastAsia" w:eastAsia="黑体"/>
          <w:sz w:val="30"/>
          <w:szCs w:val="30"/>
        </w:rPr>
        <w:t>目　录</w:t>
      </w:r>
    </w:p>
    <w:p w14:paraId="1439E14A">
      <w:pPr>
        <w:pStyle w:val="17"/>
        <w:tabs>
          <w:tab w:val="right" w:leader="dot" w:pos="8504"/>
          <w:tab w:val="clear" w:pos="8494"/>
        </w:tabs>
      </w:pPr>
      <w:r>
        <w:fldChar w:fldCharType="begin"/>
      </w:r>
      <w:r>
        <w:instrText xml:space="preserve"> TOC \o "1-3" \h \z \u </w:instrText>
      </w:r>
      <w:r>
        <w:fldChar w:fldCharType="separate"/>
      </w:r>
      <w:r>
        <w:fldChar w:fldCharType="begin"/>
      </w:r>
      <w:r>
        <w:instrText xml:space="preserve"> HYPERLINK \l _Toc17343 </w:instrText>
      </w:r>
      <w:r>
        <w:fldChar w:fldCharType="separate"/>
      </w:r>
      <w:r>
        <w:rPr>
          <w:rFonts w:hint="eastAsia" w:ascii="黑体" w:hAnsi="黑体" w:eastAsia="黑体"/>
        </w:rPr>
        <w:t xml:space="preserve">第一章 </w:t>
      </w:r>
      <w:r>
        <w:rPr>
          <w:rFonts w:hint="eastAsia"/>
          <w:lang w:val="en-US" w:eastAsia="zh-CN"/>
        </w:rPr>
        <w:t>绪论</w:t>
      </w:r>
      <w:r>
        <w:tab/>
      </w:r>
      <w:r>
        <w:fldChar w:fldCharType="begin"/>
      </w:r>
      <w:r>
        <w:instrText xml:space="preserve"> PAGEREF _Toc17343 \h </w:instrText>
      </w:r>
      <w:r>
        <w:fldChar w:fldCharType="separate"/>
      </w:r>
      <w:r>
        <w:t>11</w:t>
      </w:r>
      <w:r>
        <w:fldChar w:fldCharType="end"/>
      </w:r>
      <w:r>
        <w:fldChar w:fldCharType="end"/>
      </w:r>
    </w:p>
    <w:p w14:paraId="6B199957">
      <w:pPr>
        <w:pStyle w:val="11"/>
        <w:tabs>
          <w:tab w:val="right" w:leader="dot" w:pos="8504"/>
          <w:tab w:val="clear" w:pos="8494"/>
        </w:tabs>
      </w:pPr>
      <w:r>
        <w:rPr>
          <w:rFonts w:eastAsia="黑体"/>
        </w:rPr>
        <w:fldChar w:fldCharType="begin"/>
      </w:r>
      <w:r>
        <w:rPr>
          <w:rFonts w:eastAsia="黑体"/>
        </w:rPr>
        <w:instrText xml:space="preserve"> HYPERLINK \l _Toc32668 </w:instrText>
      </w:r>
      <w:r>
        <w:rPr>
          <w:rFonts w:eastAsia="黑体"/>
        </w:rPr>
        <w:fldChar w:fldCharType="separate"/>
      </w:r>
      <w:r>
        <w:rPr>
          <w:rFonts w:hint="default" w:ascii="Times New Roman" w:hAnsi="Times New Roman"/>
          <w:i w:val="0"/>
          <w:iCs w:val="0"/>
          <w:caps w:val="0"/>
          <w:spacing w:val="0"/>
        </w:rPr>
        <w:t xml:space="preserve">1.1 </w:t>
      </w:r>
      <w:r>
        <w:rPr>
          <w:i w:val="0"/>
          <w:iCs w:val="0"/>
          <w:caps w:val="0"/>
          <w:spacing w:val="0"/>
        </w:rPr>
        <w:t>研究背景与研究意义</w:t>
      </w:r>
      <w:r>
        <w:tab/>
      </w:r>
      <w:r>
        <w:fldChar w:fldCharType="begin"/>
      </w:r>
      <w:r>
        <w:instrText xml:space="preserve"> PAGEREF _Toc32668 \h </w:instrText>
      </w:r>
      <w:r>
        <w:fldChar w:fldCharType="separate"/>
      </w:r>
      <w:r>
        <w:t>11</w:t>
      </w:r>
      <w:r>
        <w:fldChar w:fldCharType="end"/>
      </w:r>
      <w:r>
        <w:rPr>
          <w:rFonts w:eastAsia="黑体"/>
        </w:rPr>
        <w:fldChar w:fldCharType="end"/>
      </w:r>
    </w:p>
    <w:p w14:paraId="054AB2EF">
      <w:pPr>
        <w:pStyle w:val="10"/>
        <w:tabs>
          <w:tab w:val="right" w:leader="dot" w:pos="8504"/>
          <w:tab w:val="clear" w:pos="8494"/>
        </w:tabs>
      </w:pPr>
      <w:r>
        <w:rPr>
          <w:rFonts w:eastAsia="黑体"/>
        </w:rPr>
        <w:fldChar w:fldCharType="begin"/>
      </w:r>
      <w:r>
        <w:rPr>
          <w:rFonts w:eastAsia="黑体"/>
        </w:rPr>
        <w:instrText xml:space="preserve"> HYPERLINK \l _Toc8039 </w:instrText>
      </w:r>
      <w:r>
        <w:rPr>
          <w:rFonts w:eastAsia="黑体"/>
        </w:rPr>
        <w:fldChar w:fldCharType="separate"/>
      </w:r>
      <w:r>
        <w:rPr>
          <w:rFonts w:hint="default" w:ascii="Times New Roman" w:hAnsi="Times New Roman"/>
          <w:i w:val="0"/>
          <w:iCs w:val="0"/>
          <w:caps w:val="0"/>
          <w:spacing w:val="0"/>
        </w:rPr>
        <w:t xml:space="preserve">1.1.1 </w:t>
      </w:r>
      <w:r>
        <w:rPr>
          <w:i w:val="0"/>
          <w:iCs w:val="0"/>
          <w:caps w:val="0"/>
          <w:spacing w:val="0"/>
        </w:rPr>
        <w:t>研究背景</w:t>
      </w:r>
      <w:r>
        <w:tab/>
      </w:r>
      <w:r>
        <w:fldChar w:fldCharType="begin"/>
      </w:r>
      <w:r>
        <w:instrText xml:space="preserve"> PAGEREF _Toc8039 \h </w:instrText>
      </w:r>
      <w:r>
        <w:fldChar w:fldCharType="separate"/>
      </w:r>
      <w:r>
        <w:t>11</w:t>
      </w:r>
      <w:r>
        <w:fldChar w:fldCharType="end"/>
      </w:r>
      <w:r>
        <w:rPr>
          <w:rFonts w:eastAsia="黑体"/>
        </w:rPr>
        <w:fldChar w:fldCharType="end"/>
      </w:r>
    </w:p>
    <w:p w14:paraId="568E899E">
      <w:pPr>
        <w:pStyle w:val="10"/>
        <w:tabs>
          <w:tab w:val="right" w:leader="dot" w:pos="8504"/>
          <w:tab w:val="clear" w:pos="8494"/>
        </w:tabs>
      </w:pPr>
      <w:r>
        <w:rPr>
          <w:rFonts w:eastAsia="黑体"/>
        </w:rPr>
        <w:fldChar w:fldCharType="begin"/>
      </w:r>
      <w:r>
        <w:rPr>
          <w:rFonts w:eastAsia="黑体"/>
        </w:rPr>
        <w:instrText xml:space="preserve"> HYPERLINK \l _Toc12561 </w:instrText>
      </w:r>
      <w:r>
        <w:rPr>
          <w:rFonts w:eastAsia="黑体"/>
        </w:rPr>
        <w:fldChar w:fldCharType="separate"/>
      </w:r>
      <w:r>
        <w:rPr>
          <w:rFonts w:hint="default" w:ascii="Times New Roman" w:hAnsi="Times New Roman"/>
          <w:i w:val="0"/>
          <w:iCs w:val="0"/>
          <w:caps w:val="0"/>
          <w:spacing w:val="0"/>
        </w:rPr>
        <w:t xml:space="preserve">1.1.2 </w:t>
      </w:r>
      <w:r>
        <w:rPr>
          <w:i w:val="0"/>
          <w:iCs w:val="0"/>
          <w:caps w:val="0"/>
          <w:spacing w:val="0"/>
        </w:rPr>
        <w:t>研究意义</w:t>
      </w:r>
      <w:r>
        <w:tab/>
      </w:r>
      <w:r>
        <w:fldChar w:fldCharType="begin"/>
      </w:r>
      <w:r>
        <w:instrText xml:space="preserve"> PAGEREF _Toc12561 \h </w:instrText>
      </w:r>
      <w:r>
        <w:fldChar w:fldCharType="separate"/>
      </w:r>
      <w:r>
        <w:t>12</w:t>
      </w:r>
      <w:r>
        <w:fldChar w:fldCharType="end"/>
      </w:r>
      <w:r>
        <w:rPr>
          <w:rFonts w:eastAsia="黑体"/>
        </w:rPr>
        <w:fldChar w:fldCharType="end"/>
      </w:r>
    </w:p>
    <w:p w14:paraId="66D5B7AD">
      <w:pPr>
        <w:pStyle w:val="11"/>
        <w:tabs>
          <w:tab w:val="right" w:leader="dot" w:pos="8504"/>
          <w:tab w:val="clear" w:pos="8494"/>
        </w:tabs>
      </w:pPr>
      <w:r>
        <w:rPr>
          <w:rFonts w:eastAsia="黑体"/>
        </w:rPr>
        <w:fldChar w:fldCharType="begin"/>
      </w:r>
      <w:r>
        <w:rPr>
          <w:rFonts w:eastAsia="黑体"/>
        </w:rPr>
        <w:instrText xml:space="preserve"> HYPERLINK \l _Toc10078 </w:instrText>
      </w:r>
      <w:r>
        <w:rPr>
          <w:rFonts w:eastAsia="黑体"/>
        </w:rPr>
        <w:fldChar w:fldCharType="separate"/>
      </w:r>
      <w:r>
        <w:rPr>
          <w:rFonts w:hint="default" w:ascii="Times New Roman" w:hAnsi="Times New Roman"/>
          <w:i w:val="0"/>
        </w:rPr>
        <w:t xml:space="preserve">1.2 </w:t>
      </w:r>
      <w:r>
        <w:rPr>
          <w:i w:val="0"/>
          <w:iCs w:val="0"/>
          <w:caps w:val="0"/>
          <w:spacing w:val="0"/>
        </w:rPr>
        <w:t>国内外研究现状</w:t>
      </w:r>
      <w:r>
        <w:tab/>
      </w:r>
      <w:r>
        <w:fldChar w:fldCharType="begin"/>
      </w:r>
      <w:r>
        <w:instrText xml:space="preserve"> PAGEREF _Toc10078 \h </w:instrText>
      </w:r>
      <w:r>
        <w:fldChar w:fldCharType="separate"/>
      </w:r>
      <w:r>
        <w:t>13</w:t>
      </w:r>
      <w:r>
        <w:fldChar w:fldCharType="end"/>
      </w:r>
      <w:r>
        <w:rPr>
          <w:rFonts w:eastAsia="黑体"/>
        </w:rPr>
        <w:fldChar w:fldCharType="end"/>
      </w:r>
    </w:p>
    <w:p w14:paraId="2F93AD4D">
      <w:pPr>
        <w:pStyle w:val="10"/>
        <w:tabs>
          <w:tab w:val="right" w:leader="dot" w:pos="8504"/>
          <w:tab w:val="clear" w:pos="8494"/>
        </w:tabs>
      </w:pPr>
      <w:r>
        <w:rPr>
          <w:rFonts w:eastAsia="黑体"/>
        </w:rPr>
        <w:fldChar w:fldCharType="begin"/>
      </w:r>
      <w:r>
        <w:rPr>
          <w:rFonts w:eastAsia="黑体"/>
        </w:rPr>
        <w:instrText xml:space="preserve"> HYPERLINK \l _Toc1867 </w:instrText>
      </w:r>
      <w:r>
        <w:rPr>
          <w:rFonts w:eastAsia="黑体"/>
        </w:rPr>
        <w:fldChar w:fldCharType="separate"/>
      </w:r>
      <w:r>
        <w:rPr>
          <w:rFonts w:hint="default" w:ascii="Times New Roman" w:hAnsi="Times New Roman"/>
          <w:i w:val="0"/>
        </w:rPr>
        <w:t xml:space="preserve">1.2.1 </w:t>
      </w:r>
      <w:r>
        <w:rPr>
          <w:i w:val="0"/>
          <w:iCs w:val="0"/>
          <w:caps w:val="0"/>
          <w:spacing w:val="0"/>
        </w:rPr>
        <w:t>传统网络管理协议的移植与局限</w:t>
      </w:r>
      <w:r>
        <w:tab/>
      </w:r>
      <w:r>
        <w:fldChar w:fldCharType="begin"/>
      </w:r>
      <w:r>
        <w:instrText xml:space="preserve"> PAGEREF _Toc1867 \h </w:instrText>
      </w:r>
      <w:r>
        <w:fldChar w:fldCharType="separate"/>
      </w:r>
      <w:r>
        <w:t>13</w:t>
      </w:r>
      <w:r>
        <w:fldChar w:fldCharType="end"/>
      </w:r>
      <w:r>
        <w:rPr>
          <w:rFonts w:eastAsia="黑体"/>
        </w:rPr>
        <w:fldChar w:fldCharType="end"/>
      </w:r>
    </w:p>
    <w:p w14:paraId="3449D3EC">
      <w:pPr>
        <w:pStyle w:val="10"/>
        <w:tabs>
          <w:tab w:val="right" w:leader="dot" w:pos="8504"/>
          <w:tab w:val="clear" w:pos="8494"/>
        </w:tabs>
      </w:pPr>
      <w:r>
        <w:rPr>
          <w:rFonts w:eastAsia="黑体"/>
        </w:rPr>
        <w:fldChar w:fldCharType="begin"/>
      </w:r>
      <w:r>
        <w:rPr>
          <w:rFonts w:eastAsia="黑体"/>
        </w:rPr>
        <w:instrText xml:space="preserve"> HYPERLINK \l _Toc4344 </w:instrText>
      </w:r>
      <w:r>
        <w:rPr>
          <w:rFonts w:eastAsia="黑体"/>
        </w:rPr>
        <w:fldChar w:fldCharType="separate"/>
      </w:r>
      <w:r>
        <w:rPr>
          <w:rFonts w:hint="default" w:ascii="Times New Roman" w:hAnsi="Times New Roman"/>
          <w:i w:val="0"/>
        </w:rPr>
        <w:t xml:space="preserve">1.2.2 </w:t>
      </w:r>
      <w:r>
        <w:rPr>
          <w:i w:val="0"/>
          <w:iCs w:val="0"/>
          <w:caps w:val="0"/>
          <w:spacing w:val="0"/>
        </w:rPr>
        <w:t>软件定义网络（SDN）架构的引入与困境</w:t>
      </w:r>
      <w:r>
        <w:tab/>
      </w:r>
      <w:r>
        <w:fldChar w:fldCharType="begin"/>
      </w:r>
      <w:r>
        <w:instrText xml:space="preserve"> PAGEREF _Toc4344 \h </w:instrText>
      </w:r>
      <w:r>
        <w:fldChar w:fldCharType="separate"/>
      </w:r>
      <w:r>
        <w:t>13</w:t>
      </w:r>
      <w:r>
        <w:fldChar w:fldCharType="end"/>
      </w:r>
      <w:r>
        <w:rPr>
          <w:rFonts w:eastAsia="黑体"/>
        </w:rPr>
        <w:fldChar w:fldCharType="end"/>
      </w:r>
    </w:p>
    <w:p w14:paraId="0CD720C2">
      <w:pPr>
        <w:pStyle w:val="10"/>
        <w:tabs>
          <w:tab w:val="right" w:leader="dot" w:pos="8504"/>
          <w:tab w:val="clear" w:pos="8494"/>
        </w:tabs>
      </w:pPr>
      <w:r>
        <w:rPr>
          <w:rFonts w:eastAsia="黑体"/>
        </w:rPr>
        <w:fldChar w:fldCharType="begin"/>
      </w:r>
      <w:r>
        <w:rPr>
          <w:rFonts w:eastAsia="黑体"/>
        </w:rPr>
        <w:instrText xml:space="preserve"> HYPERLINK \l _Toc25027 </w:instrText>
      </w:r>
      <w:r>
        <w:rPr>
          <w:rFonts w:eastAsia="黑体"/>
        </w:rPr>
        <w:fldChar w:fldCharType="separate"/>
      </w:r>
      <w:r>
        <w:rPr>
          <w:rFonts w:hint="default" w:ascii="Times New Roman" w:hAnsi="Times New Roman"/>
          <w:i w:val="0"/>
        </w:rPr>
        <w:t xml:space="preserve">1.2.3 </w:t>
      </w:r>
      <w:r>
        <w:rPr>
          <w:i w:val="0"/>
          <w:iCs w:val="0"/>
          <w:caps w:val="0"/>
          <w:spacing w:val="0"/>
        </w:rPr>
        <w:t>分布式与分级管理架构的探索</w:t>
      </w:r>
      <w:r>
        <w:tab/>
      </w:r>
      <w:r>
        <w:fldChar w:fldCharType="begin"/>
      </w:r>
      <w:r>
        <w:instrText xml:space="preserve"> PAGEREF _Toc25027 \h </w:instrText>
      </w:r>
      <w:r>
        <w:fldChar w:fldCharType="separate"/>
      </w:r>
      <w:r>
        <w:t>14</w:t>
      </w:r>
      <w:r>
        <w:fldChar w:fldCharType="end"/>
      </w:r>
      <w:r>
        <w:rPr>
          <w:rFonts w:eastAsia="黑体"/>
        </w:rPr>
        <w:fldChar w:fldCharType="end"/>
      </w:r>
    </w:p>
    <w:p w14:paraId="3F3C0CD9">
      <w:pPr>
        <w:pStyle w:val="10"/>
        <w:tabs>
          <w:tab w:val="right" w:leader="dot" w:pos="8504"/>
          <w:tab w:val="clear" w:pos="8494"/>
        </w:tabs>
      </w:pPr>
      <w:r>
        <w:rPr>
          <w:rFonts w:eastAsia="黑体"/>
        </w:rPr>
        <w:fldChar w:fldCharType="begin"/>
      </w:r>
      <w:r>
        <w:rPr>
          <w:rFonts w:eastAsia="黑体"/>
        </w:rPr>
        <w:instrText xml:space="preserve"> HYPERLINK \l _Toc10076 </w:instrText>
      </w:r>
      <w:r>
        <w:rPr>
          <w:rFonts w:eastAsia="黑体"/>
        </w:rPr>
        <w:fldChar w:fldCharType="separate"/>
      </w:r>
      <w:r>
        <w:rPr>
          <w:rFonts w:hint="default" w:ascii="Times New Roman" w:hAnsi="Times New Roman"/>
          <w:i w:val="0"/>
        </w:rPr>
        <w:t xml:space="preserve">1.2.4 </w:t>
      </w:r>
      <w:r>
        <w:rPr>
          <w:i w:val="0"/>
          <w:iCs w:val="0"/>
          <w:caps w:val="0"/>
          <w:spacing w:val="0"/>
        </w:rPr>
        <w:t>现有研究的不足与挑战</w:t>
      </w:r>
      <w:r>
        <w:tab/>
      </w:r>
      <w:r>
        <w:fldChar w:fldCharType="begin"/>
      </w:r>
      <w:r>
        <w:instrText xml:space="preserve"> PAGEREF _Toc10076 \h </w:instrText>
      </w:r>
      <w:r>
        <w:fldChar w:fldCharType="separate"/>
      </w:r>
      <w:r>
        <w:t>14</w:t>
      </w:r>
      <w:r>
        <w:fldChar w:fldCharType="end"/>
      </w:r>
      <w:r>
        <w:rPr>
          <w:rFonts w:eastAsia="黑体"/>
        </w:rPr>
        <w:fldChar w:fldCharType="end"/>
      </w:r>
    </w:p>
    <w:p w14:paraId="6111843C">
      <w:pPr>
        <w:pStyle w:val="11"/>
        <w:tabs>
          <w:tab w:val="right" w:leader="dot" w:pos="8504"/>
          <w:tab w:val="clear" w:pos="8494"/>
        </w:tabs>
      </w:pPr>
      <w:r>
        <w:rPr>
          <w:rFonts w:eastAsia="黑体"/>
        </w:rPr>
        <w:fldChar w:fldCharType="begin"/>
      </w:r>
      <w:r>
        <w:rPr>
          <w:rFonts w:eastAsia="黑体"/>
        </w:rPr>
        <w:instrText xml:space="preserve"> HYPERLINK \l _Toc27217 </w:instrText>
      </w:r>
      <w:r>
        <w:rPr>
          <w:rFonts w:eastAsia="黑体"/>
        </w:rPr>
        <w:fldChar w:fldCharType="separate"/>
      </w:r>
      <w:r>
        <w:rPr>
          <w:rFonts w:hint="default" w:ascii="Times New Roman" w:hAnsi="Times New Roman"/>
          <w:i w:val="0"/>
          <w:iCs w:val="0"/>
          <w:caps w:val="0"/>
          <w:spacing w:val="0"/>
        </w:rPr>
        <w:t xml:space="preserve">1.3 </w:t>
      </w:r>
      <w:r>
        <w:rPr>
          <w:i w:val="0"/>
          <w:iCs w:val="0"/>
          <w:caps w:val="0"/>
          <w:spacing w:val="0"/>
        </w:rPr>
        <w:t>本文主要研究内容与创新点</w:t>
      </w:r>
      <w:r>
        <w:tab/>
      </w:r>
      <w:r>
        <w:fldChar w:fldCharType="begin"/>
      </w:r>
      <w:r>
        <w:instrText xml:space="preserve"> PAGEREF _Toc27217 \h </w:instrText>
      </w:r>
      <w:r>
        <w:fldChar w:fldCharType="separate"/>
      </w:r>
      <w:r>
        <w:t>15</w:t>
      </w:r>
      <w:r>
        <w:fldChar w:fldCharType="end"/>
      </w:r>
      <w:r>
        <w:rPr>
          <w:rFonts w:eastAsia="黑体"/>
        </w:rPr>
        <w:fldChar w:fldCharType="end"/>
      </w:r>
    </w:p>
    <w:p w14:paraId="5B402F03">
      <w:pPr>
        <w:pStyle w:val="10"/>
        <w:tabs>
          <w:tab w:val="right" w:leader="dot" w:pos="8504"/>
          <w:tab w:val="clear" w:pos="8494"/>
        </w:tabs>
      </w:pPr>
      <w:r>
        <w:rPr>
          <w:rFonts w:eastAsia="黑体"/>
        </w:rPr>
        <w:fldChar w:fldCharType="begin"/>
      </w:r>
      <w:r>
        <w:rPr>
          <w:rFonts w:eastAsia="黑体"/>
        </w:rPr>
        <w:instrText xml:space="preserve"> HYPERLINK \l _Toc29479 </w:instrText>
      </w:r>
      <w:r>
        <w:rPr>
          <w:rFonts w:eastAsia="黑体"/>
        </w:rPr>
        <w:fldChar w:fldCharType="separate"/>
      </w:r>
      <w:r>
        <w:rPr>
          <w:rFonts w:hint="default" w:ascii="Times New Roman" w:hAnsi="Times New Roman"/>
          <w:i w:val="0"/>
          <w:iCs w:val="0"/>
          <w:caps w:val="0"/>
          <w:spacing w:val="0"/>
        </w:rPr>
        <w:t xml:space="preserve">1.3.1 </w:t>
      </w:r>
      <w:r>
        <w:rPr>
          <w:i w:val="0"/>
          <w:iCs w:val="0"/>
          <w:caps w:val="0"/>
          <w:spacing w:val="0"/>
        </w:rPr>
        <w:t>主要研究内容</w:t>
      </w:r>
      <w:r>
        <w:tab/>
      </w:r>
      <w:r>
        <w:fldChar w:fldCharType="begin"/>
      </w:r>
      <w:r>
        <w:instrText xml:space="preserve"> PAGEREF _Toc29479 \h </w:instrText>
      </w:r>
      <w:r>
        <w:fldChar w:fldCharType="separate"/>
      </w:r>
      <w:r>
        <w:t>15</w:t>
      </w:r>
      <w:r>
        <w:fldChar w:fldCharType="end"/>
      </w:r>
      <w:r>
        <w:rPr>
          <w:rFonts w:eastAsia="黑体"/>
        </w:rPr>
        <w:fldChar w:fldCharType="end"/>
      </w:r>
    </w:p>
    <w:p w14:paraId="30F3B36F">
      <w:pPr>
        <w:pStyle w:val="10"/>
        <w:tabs>
          <w:tab w:val="right" w:leader="dot" w:pos="8504"/>
          <w:tab w:val="clear" w:pos="8494"/>
        </w:tabs>
      </w:pPr>
      <w:r>
        <w:rPr>
          <w:rFonts w:eastAsia="黑体"/>
        </w:rPr>
        <w:fldChar w:fldCharType="begin"/>
      </w:r>
      <w:r>
        <w:rPr>
          <w:rFonts w:eastAsia="黑体"/>
        </w:rPr>
        <w:instrText xml:space="preserve"> HYPERLINK \l _Toc31928 </w:instrText>
      </w:r>
      <w:r>
        <w:rPr>
          <w:rFonts w:eastAsia="黑体"/>
        </w:rPr>
        <w:fldChar w:fldCharType="separate"/>
      </w:r>
      <w:r>
        <w:rPr>
          <w:rFonts w:hint="default" w:ascii="Times New Roman" w:hAnsi="Times New Roman"/>
          <w:i w:val="0"/>
          <w:iCs w:val="0"/>
          <w:caps w:val="0"/>
          <w:spacing w:val="0"/>
        </w:rPr>
        <w:t xml:space="preserve">1.3.2 </w:t>
      </w:r>
      <w:r>
        <w:rPr>
          <w:i w:val="0"/>
          <w:iCs w:val="0"/>
          <w:caps w:val="0"/>
          <w:spacing w:val="0"/>
        </w:rPr>
        <w:t>本文创新点</w:t>
      </w:r>
      <w:r>
        <w:tab/>
      </w:r>
      <w:r>
        <w:fldChar w:fldCharType="begin"/>
      </w:r>
      <w:r>
        <w:instrText xml:space="preserve"> PAGEREF _Toc31928 \h </w:instrText>
      </w:r>
      <w:r>
        <w:fldChar w:fldCharType="separate"/>
      </w:r>
      <w:r>
        <w:t>16</w:t>
      </w:r>
      <w:r>
        <w:fldChar w:fldCharType="end"/>
      </w:r>
      <w:r>
        <w:rPr>
          <w:rFonts w:eastAsia="黑体"/>
        </w:rPr>
        <w:fldChar w:fldCharType="end"/>
      </w:r>
    </w:p>
    <w:p w14:paraId="31EC951F">
      <w:pPr>
        <w:pStyle w:val="11"/>
        <w:tabs>
          <w:tab w:val="right" w:leader="dot" w:pos="8504"/>
          <w:tab w:val="clear" w:pos="8494"/>
        </w:tabs>
      </w:pPr>
      <w:r>
        <w:rPr>
          <w:rFonts w:eastAsia="黑体"/>
        </w:rPr>
        <w:fldChar w:fldCharType="begin"/>
      </w:r>
      <w:r>
        <w:rPr>
          <w:rFonts w:eastAsia="黑体"/>
        </w:rPr>
        <w:instrText xml:space="preserve"> HYPERLINK \l _Toc26686 </w:instrText>
      </w:r>
      <w:r>
        <w:rPr>
          <w:rFonts w:eastAsia="黑体"/>
        </w:rPr>
        <w:fldChar w:fldCharType="separate"/>
      </w:r>
      <w:r>
        <w:rPr>
          <w:rFonts w:hint="default" w:ascii="Times New Roman" w:hAnsi="Times New Roman"/>
          <w:i w:val="0"/>
          <w:iCs w:val="0"/>
          <w:caps w:val="0"/>
          <w:spacing w:val="0"/>
        </w:rPr>
        <w:t xml:space="preserve">1.4 </w:t>
      </w:r>
      <w:r>
        <w:rPr>
          <w:i w:val="0"/>
          <w:iCs w:val="0"/>
          <w:caps w:val="0"/>
          <w:spacing w:val="0"/>
        </w:rPr>
        <w:t>论文组织结构</w:t>
      </w:r>
      <w:r>
        <w:tab/>
      </w:r>
      <w:r>
        <w:fldChar w:fldCharType="begin"/>
      </w:r>
      <w:r>
        <w:instrText xml:space="preserve"> PAGEREF _Toc26686 \h </w:instrText>
      </w:r>
      <w:r>
        <w:fldChar w:fldCharType="separate"/>
      </w:r>
      <w:r>
        <w:t>17</w:t>
      </w:r>
      <w:r>
        <w:fldChar w:fldCharType="end"/>
      </w:r>
      <w:r>
        <w:rPr>
          <w:rFonts w:eastAsia="黑体"/>
        </w:rPr>
        <w:fldChar w:fldCharType="end"/>
      </w:r>
    </w:p>
    <w:p w14:paraId="69EC2A72">
      <w:pPr>
        <w:pStyle w:val="17"/>
        <w:tabs>
          <w:tab w:val="right" w:leader="dot" w:pos="8504"/>
          <w:tab w:val="clear" w:pos="8494"/>
        </w:tabs>
      </w:pPr>
      <w:r>
        <w:rPr>
          <w:rFonts w:eastAsia="黑体"/>
        </w:rPr>
        <w:fldChar w:fldCharType="begin"/>
      </w:r>
      <w:r>
        <w:rPr>
          <w:rFonts w:eastAsia="黑体"/>
        </w:rPr>
        <w:instrText xml:space="preserve"> HYPERLINK \l _Toc28593 </w:instrText>
      </w:r>
      <w:r>
        <w:rPr>
          <w:rFonts w:eastAsia="黑体"/>
        </w:rPr>
        <w:fldChar w:fldCharType="separate"/>
      </w:r>
      <w:r>
        <w:rPr>
          <w:rFonts w:hint="eastAsia" w:ascii="黑体" w:hAnsi="黑体" w:eastAsia="黑体"/>
        </w:rPr>
        <w:t xml:space="preserve">第二章 </w:t>
      </w:r>
      <w:r>
        <w:rPr>
          <w:rFonts w:hint="eastAsia"/>
          <w:lang w:val="en-US" w:eastAsia="zh-CN"/>
        </w:rPr>
        <w:t>相关技术介绍</w:t>
      </w:r>
      <w:r>
        <w:tab/>
      </w:r>
      <w:r>
        <w:fldChar w:fldCharType="begin"/>
      </w:r>
      <w:r>
        <w:instrText xml:space="preserve"> PAGEREF _Toc28593 \h </w:instrText>
      </w:r>
      <w:r>
        <w:fldChar w:fldCharType="separate"/>
      </w:r>
      <w:r>
        <w:t>19</w:t>
      </w:r>
      <w:r>
        <w:fldChar w:fldCharType="end"/>
      </w:r>
      <w:r>
        <w:rPr>
          <w:rFonts w:eastAsia="黑体"/>
        </w:rPr>
        <w:fldChar w:fldCharType="end"/>
      </w:r>
    </w:p>
    <w:p w14:paraId="6B1AAF36">
      <w:pPr>
        <w:pStyle w:val="11"/>
        <w:tabs>
          <w:tab w:val="right" w:leader="dot" w:pos="8504"/>
          <w:tab w:val="clear" w:pos="8494"/>
        </w:tabs>
      </w:pPr>
      <w:r>
        <w:rPr>
          <w:rFonts w:eastAsia="黑体"/>
        </w:rPr>
        <w:fldChar w:fldCharType="begin"/>
      </w:r>
      <w:r>
        <w:rPr>
          <w:rFonts w:eastAsia="黑体"/>
        </w:rPr>
        <w:instrText xml:space="preserve"> HYPERLINK \l _Toc4919 </w:instrText>
      </w:r>
      <w:r>
        <w:rPr>
          <w:rFonts w:eastAsia="黑体"/>
        </w:rPr>
        <w:fldChar w:fldCharType="separate"/>
      </w:r>
      <w:r>
        <w:rPr>
          <w:rFonts w:hint="default" w:ascii="Times New Roman" w:hAnsi="Times New Roman"/>
          <w:i w:val="0"/>
          <w:iCs w:val="0"/>
          <w:caps w:val="0"/>
          <w:spacing w:val="0"/>
        </w:rPr>
        <w:t xml:space="preserve">2.1 </w:t>
      </w:r>
      <w:r>
        <w:rPr>
          <w:i w:val="0"/>
          <w:iCs w:val="0"/>
          <w:caps w:val="0"/>
          <w:spacing w:val="0"/>
        </w:rPr>
        <w:t>异构无人机集群网络通信技术</w:t>
      </w:r>
      <w:r>
        <w:tab/>
      </w:r>
      <w:r>
        <w:fldChar w:fldCharType="begin"/>
      </w:r>
      <w:r>
        <w:instrText xml:space="preserve"> PAGEREF _Toc4919 \h </w:instrText>
      </w:r>
      <w:r>
        <w:fldChar w:fldCharType="separate"/>
      </w:r>
      <w:r>
        <w:t>19</w:t>
      </w:r>
      <w:r>
        <w:fldChar w:fldCharType="end"/>
      </w:r>
      <w:r>
        <w:rPr>
          <w:rFonts w:eastAsia="黑体"/>
        </w:rPr>
        <w:fldChar w:fldCharType="end"/>
      </w:r>
    </w:p>
    <w:p w14:paraId="11F52F3D">
      <w:pPr>
        <w:pStyle w:val="10"/>
        <w:tabs>
          <w:tab w:val="right" w:leader="dot" w:pos="8504"/>
          <w:tab w:val="clear" w:pos="8494"/>
        </w:tabs>
      </w:pPr>
      <w:r>
        <w:rPr>
          <w:rFonts w:eastAsia="黑体"/>
        </w:rPr>
        <w:fldChar w:fldCharType="begin"/>
      </w:r>
      <w:r>
        <w:rPr>
          <w:rFonts w:eastAsia="黑体"/>
        </w:rPr>
        <w:instrText xml:space="preserve"> HYPERLINK \l _Toc29493 </w:instrText>
      </w:r>
      <w:r>
        <w:rPr>
          <w:rFonts w:eastAsia="黑体"/>
        </w:rPr>
        <w:fldChar w:fldCharType="separate"/>
      </w:r>
      <w:r>
        <w:rPr>
          <w:rFonts w:hint="default" w:ascii="Times New Roman" w:hAnsi="Times New Roman"/>
          <w:i w:val="0"/>
          <w:iCs w:val="0"/>
          <w:caps w:val="0"/>
          <w:spacing w:val="0"/>
        </w:rPr>
        <w:t xml:space="preserve">2.1.1 </w:t>
      </w:r>
      <w:r>
        <w:rPr>
          <w:i w:val="0"/>
          <w:iCs w:val="0"/>
          <w:caps w:val="0"/>
          <w:spacing w:val="0"/>
        </w:rPr>
        <w:t>飞行自组织网络 (FANET / Ad-hoc)</w:t>
      </w:r>
      <w:r>
        <w:tab/>
      </w:r>
      <w:r>
        <w:fldChar w:fldCharType="begin"/>
      </w:r>
      <w:r>
        <w:instrText xml:space="preserve"> PAGEREF _Toc29493 \h </w:instrText>
      </w:r>
      <w:r>
        <w:fldChar w:fldCharType="separate"/>
      </w:r>
      <w:r>
        <w:t>19</w:t>
      </w:r>
      <w:r>
        <w:fldChar w:fldCharType="end"/>
      </w:r>
      <w:r>
        <w:rPr>
          <w:rFonts w:eastAsia="黑体"/>
        </w:rPr>
        <w:fldChar w:fldCharType="end"/>
      </w:r>
    </w:p>
    <w:p w14:paraId="32E4D514">
      <w:pPr>
        <w:pStyle w:val="10"/>
        <w:tabs>
          <w:tab w:val="right" w:leader="dot" w:pos="8504"/>
          <w:tab w:val="clear" w:pos="8494"/>
        </w:tabs>
      </w:pPr>
      <w:r>
        <w:rPr>
          <w:rFonts w:eastAsia="黑体"/>
        </w:rPr>
        <w:fldChar w:fldCharType="begin"/>
      </w:r>
      <w:r>
        <w:rPr>
          <w:rFonts w:eastAsia="黑体"/>
        </w:rPr>
        <w:instrText xml:space="preserve"> HYPERLINK \l _Toc19198 </w:instrText>
      </w:r>
      <w:r>
        <w:rPr>
          <w:rFonts w:eastAsia="黑体"/>
        </w:rPr>
        <w:fldChar w:fldCharType="separate"/>
      </w:r>
      <w:r>
        <w:rPr>
          <w:rFonts w:hint="default" w:ascii="Times New Roman" w:hAnsi="Times New Roman"/>
          <w:i w:val="0"/>
          <w:iCs w:val="0"/>
          <w:caps w:val="0"/>
          <w:spacing w:val="0"/>
        </w:rPr>
        <w:t xml:space="preserve">2.1.2 </w:t>
      </w:r>
      <w:r>
        <w:rPr>
          <w:i w:val="0"/>
          <w:iCs w:val="0"/>
          <w:caps w:val="0"/>
          <w:spacing w:val="0"/>
        </w:rPr>
        <w:t>蜂窝移动通信网络 (5G Cellular)</w:t>
      </w:r>
      <w:r>
        <w:tab/>
      </w:r>
      <w:r>
        <w:fldChar w:fldCharType="begin"/>
      </w:r>
      <w:r>
        <w:instrText xml:space="preserve"> PAGEREF _Toc19198 \h </w:instrText>
      </w:r>
      <w:r>
        <w:fldChar w:fldCharType="separate"/>
      </w:r>
      <w:r>
        <w:t>19</w:t>
      </w:r>
      <w:r>
        <w:fldChar w:fldCharType="end"/>
      </w:r>
      <w:r>
        <w:rPr>
          <w:rFonts w:eastAsia="黑体"/>
        </w:rPr>
        <w:fldChar w:fldCharType="end"/>
      </w:r>
    </w:p>
    <w:p w14:paraId="22757C4B">
      <w:pPr>
        <w:pStyle w:val="10"/>
        <w:tabs>
          <w:tab w:val="right" w:leader="dot" w:pos="8504"/>
          <w:tab w:val="clear" w:pos="8494"/>
        </w:tabs>
      </w:pPr>
      <w:r>
        <w:rPr>
          <w:rFonts w:eastAsia="黑体"/>
        </w:rPr>
        <w:fldChar w:fldCharType="begin"/>
      </w:r>
      <w:r>
        <w:rPr>
          <w:rFonts w:eastAsia="黑体"/>
        </w:rPr>
        <w:instrText xml:space="preserve"> HYPERLINK \l _Toc5642 </w:instrText>
      </w:r>
      <w:r>
        <w:rPr>
          <w:rFonts w:eastAsia="黑体"/>
        </w:rPr>
        <w:fldChar w:fldCharType="separate"/>
      </w:r>
      <w:r>
        <w:rPr>
          <w:rFonts w:hint="default" w:ascii="Times New Roman" w:hAnsi="Times New Roman"/>
          <w:i w:val="0"/>
          <w:iCs w:val="0"/>
          <w:caps w:val="0"/>
          <w:spacing w:val="0"/>
        </w:rPr>
        <w:t xml:space="preserve">2.1.3 </w:t>
      </w:r>
      <w:r>
        <w:rPr>
          <w:i w:val="0"/>
          <w:iCs w:val="0"/>
          <w:caps w:val="0"/>
          <w:spacing w:val="0"/>
        </w:rPr>
        <w:t>民用无人机数据链通信 (Civilian UAV Data Link)</w:t>
      </w:r>
      <w:r>
        <w:tab/>
      </w:r>
      <w:r>
        <w:fldChar w:fldCharType="begin"/>
      </w:r>
      <w:r>
        <w:instrText xml:space="preserve"> PAGEREF _Toc5642 \h </w:instrText>
      </w:r>
      <w:r>
        <w:fldChar w:fldCharType="separate"/>
      </w:r>
      <w:r>
        <w:t>20</w:t>
      </w:r>
      <w:r>
        <w:fldChar w:fldCharType="end"/>
      </w:r>
      <w:r>
        <w:rPr>
          <w:rFonts w:eastAsia="黑体"/>
        </w:rPr>
        <w:fldChar w:fldCharType="end"/>
      </w:r>
    </w:p>
    <w:p w14:paraId="44195405">
      <w:pPr>
        <w:pStyle w:val="10"/>
        <w:tabs>
          <w:tab w:val="right" w:leader="dot" w:pos="8504"/>
          <w:tab w:val="clear" w:pos="8494"/>
        </w:tabs>
      </w:pPr>
      <w:r>
        <w:rPr>
          <w:rFonts w:eastAsia="黑体"/>
        </w:rPr>
        <w:fldChar w:fldCharType="begin"/>
      </w:r>
      <w:r>
        <w:rPr>
          <w:rFonts w:eastAsia="黑体"/>
        </w:rPr>
        <w:instrText xml:space="preserve"> HYPERLINK \l _Toc20637 </w:instrText>
      </w:r>
      <w:r>
        <w:rPr>
          <w:rFonts w:eastAsia="黑体"/>
        </w:rPr>
        <w:fldChar w:fldCharType="separate"/>
      </w:r>
      <w:r>
        <w:rPr>
          <w:rFonts w:hint="default" w:ascii="Times New Roman" w:hAnsi="Times New Roman"/>
          <w:i w:val="0"/>
          <w:iCs w:val="0"/>
          <w:caps w:val="0"/>
          <w:spacing w:val="0"/>
        </w:rPr>
        <w:t xml:space="preserve">2.1.4 </w:t>
      </w:r>
      <w:r>
        <w:rPr>
          <w:i w:val="0"/>
          <w:iCs w:val="0"/>
          <w:caps w:val="0"/>
          <w:spacing w:val="0"/>
        </w:rPr>
        <w:t>卫星通信网络 (Satellite Communication)</w:t>
      </w:r>
      <w:r>
        <w:tab/>
      </w:r>
      <w:r>
        <w:fldChar w:fldCharType="begin"/>
      </w:r>
      <w:r>
        <w:instrText xml:space="preserve"> PAGEREF _Toc20637 \h </w:instrText>
      </w:r>
      <w:r>
        <w:fldChar w:fldCharType="separate"/>
      </w:r>
      <w:r>
        <w:t>20</w:t>
      </w:r>
      <w:r>
        <w:fldChar w:fldCharType="end"/>
      </w:r>
      <w:r>
        <w:rPr>
          <w:rFonts w:eastAsia="黑体"/>
        </w:rPr>
        <w:fldChar w:fldCharType="end"/>
      </w:r>
    </w:p>
    <w:p w14:paraId="1A747940">
      <w:pPr>
        <w:pStyle w:val="10"/>
        <w:tabs>
          <w:tab w:val="right" w:leader="dot" w:pos="8504"/>
          <w:tab w:val="clear" w:pos="8494"/>
        </w:tabs>
      </w:pPr>
      <w:r>
        <w:rPr>
          <w:rFonts w:eastAsia="黑体"/>
        </w:rPr>
        <w:fldChar w:fldCharType="begin"/>
      </w:r>
      <w:r>
        <w:rPr>
          <w:rFonts w:eastAsia="黑体"/>
        </w:rPr>
        <w:instrText xml:space="preserve"> HYPERLINK \l _Toc21742 </w:instrText>
      </w:r>
      <w:r>
        <w:rPr>
          <w:rFonts w:eastAsia="黑体"/>
        </w:rPr>
        <w:fldChar w:fldCharType="separate"/>
      </w:r>
      <w:r>
        <w:rPr>
          <w:rFonts w:hint="default" w:ascii="Times New Roman" w:hAnsi="Times New Roman"/>
          <w:i w:val="0"/>
          <w:iCs w:val="0"/>
          <w:caps w:val="0"/>
          <w:spacing w:val="0"/>
        </w:rPr>
        <w:t xml:space="preserve">2.1.5 </w:t>
      </w:r>
      <w:r>
        <w:rPr>
          <w:i w:val="0"/>
          <w:iCs w:val="0"/>
          <w:caps w:val="0"/>
          <w:spacing w:val="0"/>
        </w:rPr>
        <w:t>异构网络融合面临的管理挑战</w:t>
      </w:r>
      <w:r>
        <w:tab/>
      </w:r>
      <w:r>
        <w:fldChar w:fldCharType="begin"/>
      </w:r>
      <w:r>
        <w:instrText xml:space="preserve"> PAGEREF _Toc21742 \h </w:instrText>
      </w:r>
      <w:r>
        <w:fldChar w:fldCharType="separate"/>
      </w:r>
      <w:r>
        <w:t>20</w:t>
      </w:r>
      <w:r>
        <w:fldChar w:fldCharType="end"/>
      </w:r>
      <w:r>
        <w:rPr>
          <w:rFonts w:eastAsia="黑体"/>
        </w:rPr>
        <w:fldChar w:fldCharType="end"/>
      </w:r>
    </w:p>
    <w:p w14:paraId="0CF79999">
      <w:pPr>
        <w:pStyle w:val="11"/>
        <w:tabs>
          <w:tab w:val="right" w:leader="dot" w:pos="8504"/>
          <w:tab w:val="clear" w:pos="8494"/>
        </w:tabs>
      </w:pPr>
      <w:r>
        <w:rPr>
          <w:rFonts w:eastAsia="黑体"/>
        </w:rPr>
        <w:fldChar w:fldCharType="begin"/>
      </w:r>
      <w:r>
        <w:rPr>
          <w:rFonts w:eastAsia="黑体"/>
        </w:rPr>
        <w:instrText xml:space="preserve"> HYPERLINK \l _Toc22099 </w:instrText>
      </w:r>
      <w:r>
        <w:rPr>
          <w:rFonts w:eastAsia="黑体"/>
        </w:rPr>
        <w:fldChar w:fldCharType="separate"/>
      </w:r>
      <w:r>
        <w:rPr>
          <w:rFonts w:hint="default" w:ascii="Times New Roman" w:hAnsi="Times New Roman"/>
          <w:i w:val="0"/>
        </w:rPr>
        <w:t xml:space="preserve">2.2 </w:t>
      </w:r>
      <w:r>
        <w:rPr>
          <w:i w:val="0"/>
          <w:iCs w:val="0"/>
          <w:caps w:val="0"/>
          <w:spacing w:val="0"/>
        </w:rPr>
        <w:t>网络管理体系架构与模型</w:t>
      </w:r>
      <w:r>
        <w:tab/>
      </w:r>
      <w:r>
        <w:fldChar w:fldCharType="begin"/>
      </w:r>
      <w:r>
        <w:instrText xml:space="preserve"> PAGEREF _Toc22099 \h </w:instrText>
      </w:r>
      <w:r>
        <w:fldChar w:fldCharType="separate"/>
      </w:r>
      <w:r>
        <w:t>21</w:t>
      </w:r>
      <w:r>
        <w:fldChar w:fldCharType="end"/>
      </w:r>
      <w:r>
        <w:rPr>
          <w:rFonts w:eastAsia="黑体"/>
        </w:rPr>
        <w:fldChar w:fldCharType="end"/>
      </w:r>
    </w:p>
    <w:p w14:paraId="61128642">
      <w:pPr>
        <w:pStyle w:val="10"/>
        <w:tabs>
          <w:tab w:val="right" w:leader="dot" w:pos="8504"/>
          <w:tab w:val="clear" w:pos="8494"/>
        </w:tabs>
      </w:pPr>
      <w:r>
        <w:rPr>
          <w:rFonts w:eastAsia="黑体"/>
        </w:rPr>
        <w:fldChar w:fldCharType="begin"/>
      </w:r>
      <w:r>
        <w:rPr>
          <w:rFonts w:eastAsia="黑体"/>
        </w:rPr>
        <w:instrText xml:space="preserve"> HYPERLINK \l _Toc26570 </w:instrText>
      </w:r>
      <w:r>
        <w:rPr>
          <w:rFonts w:eastAsia="黑体"/>
        </w:rPr>
        <w:fldChar w:fldCharType="separate"/>
      </w:r>
      <w:r>
        <w:rPr>
          <w:rFonts w:hint="default" w:ascii="Times New Roman" w:hAnsi="Times New Roman"/>
          <w:i w:val="0"/>
        </w:rPr>
        <w:t xml:space="preserve">2.2.1 </w:t>
      </w:r>
      <w:r>
        <w:rPr>
          <w:i w:val="0"/>
          <w:iCs w:val="0"/>
          <w:caps w:val="0"/>
          <w:spacing w:val="0"/>
        </w:rPr>
        <w:t>集中式网络管理架构</w:t>
      </w:r>
      <w:r>
        <w:tab/>
      </w:r>
      <w:r>
        <w:fldChar w:fldCharType="begin"/>
      </w:r>
      <w:r>
        <w:instrText xml:space="preserve"> PAGEREF _Toc26570 \h </w:instrText>
      </w:r>
      <w:r>
        <w:fldChar w:fldCharType="separate"/>
      </w:r>
      <w:r>
        <w:t>21</w:t>
      </w:r>
      <w:r>
        <w:fldChar w:fldCharType="end"/>
      </w:r>
      <w:r>
        <w:rPr>
          <w:rFonts w:eastAsia="黑体"/>
        </w:rPr>
        <w:fldChar w:fldCharType="end"/>
      </w:r>
    </w:p>
    <w:p w14:paraId="5B0EE22B">
      <w:pPr>
        <w:pStyle w:val="10"/>
        <w:tabs>
          <w:tab w:val="right" w:leader="dot" w:pos="8504"/>
          <w:tab w:val="clear" w:pos="8494"/>
        </w:tabs>
      </w:pPr>
      <w:r>
        <w:rPr>
          <w:rFonts w:eastAsia="黑体"/>
        </w:rPr>
        <w:fldChar w:fldCharType="begin"/>
      </w:r>
      <w:r>
        <w:rPr>
          <w:rFonts w:eastAsia="黑体"/>
        </w:rPr>
        <w:instrText xml:space="preserve"> HYPERLINK \l _Toc28770 </w:instrText>
      </w:r>
      <w:r>
        <w:rPr>
          <w:rFonts w:eastAsia="黑体"/>
        </w:rPr>
        <w:fldChar w:fldCharType="separate"/>
      </w:r>
      <w:r>
        <w:rPr>
          <w:rFonts w:hint="default" w:ascii="Times New Roman" w:hAnsi="Times New Roman"/>
          <w:i w:val="0"/>
        </w:rPr>
        <w:t xml:space="preserve">2.2.2 </w:t>
      </w:r>
      <w:r>
        <w:t>分布式网络管理架构</w:t>
      </w:r>
      <w:r>
        <w:tab/>
      </w:r>
      <w:r>
        <w:fldChar w:fldCharType="begin"/>
      </w:r>
      <w:r>
        <w:instrText xml:space="preserve"> PAGEREF _Toc28770 \h </w:instrText>
      </w:r>
      <w:r>
        <w:fldChar w:fldCharType="separate"/>
      </w:r>
      <w:r>
        <w:t>22</w:t>
      </w:r>
      <w:r>
        <w:fldChar w:fldCharType="end"/>
      </w:r>
      <w:r>
        <w:rPr>
          <w:rFonts w:eastAsia="黑体"/>
        </w:rPr>
        <w:fldChar w:fldCharType="end"/>
      </w:r>
    </w:p>
    <w:p w14:paraId="038D8C9C">
      <w:pPr>
        <w:pStyle w:val="10"/>
        <w:tabs>
          <w:tab w:val="right" w:leader="dot" w:pos="8504"/>
          <w:tab w:val="clear" w:pos="8494"/>
        </w:tabs>
      </w:pPr>
      <w:r>
        <w:rPr>
          <w:rFonts w:eastAsia="黑体"/>
        </w:rPr>
        <w:fldChar w:fldCharType="begin"/>
      </w:r>
      <w:r>
        <w:rPr>
          <w:rFonts w:eastAsia="黑体"/>
        </w:rPr>
        <w:instrText xml:space="preserve"> HYPERLINK \l _Toc26070 </w:instrText>
      </w:r>
      <w:r>
        <w:rPr>
          <w:rFonts w:eastAsia="黑体"/>
        </w:rPr>
        <w:fldChar w:fldCharType="separate"/>
      </w:r>
      <w:r>
        <w:rPr>
          <w:rFonts w:hint="default" w:ascii="Times New Roman" w:hAnsi="Times New Roman"/>
          <w:i w:val="0"/>
        </w:rPr>
        <w:t xml:space="preserve">2.2.3 </w:t>
      </w:r>
      <w:r>
        <w:rPr>
          <w:i w:val="0"/>
          <w:iCs w:val="0"/>
          <w:caps w:val="0"/>
          <w:spacing w:val="0"/>
        </w:rPr>
        <w:t>分层/混合式网络管理架构</w:t>
      </w:r>
      <w:r>
        <w:tab/>
      </w:r>
      <w:r>
        <w:fldChar w:fldCharType="begin"/>
      </w:r>
      <w:r>
        <w:instrText xml:space="preserve"> PAGEREF _Toc26070 \h </w:instrText>
      </w:r>
      <w:r>
        <w:fldChar w:fldCharType="separate"/>
      </w:r>
      <w:r>
        <w:t>22</w:t>
      </w:r>
      <w:r>
        <w:fldChar w:fldCharType="end"/>
      </w:r>
      <w:r>
        <w:rPr>
          <w:rFonts w:eastAsia="黑体"/>
        </w:rPr>
        <w:fldChar w:fldCharType="end"/>
      </w:r>
    </w:p>
    <w:p w14:paraId="5445FB0D">
      <w:pPr>
        <w:pStyle w:val="11"/>
        <w:tabs>
          <w:tab w:val="right" w:leader="dot" w:pos="8504"/>
          <w:tab w:val="clear" w:pos="8494"/>
        </w:tabs>
      </w:pPr>
      <w:r>
        <w:rPr>
          <w:rFonts w:eastAsia="黑体"/>
        </w:rPr>
        <w:fldChar w:fldCharType="begin"/>
      </w:r>
      <w:r>
        <w:rPr>
          <w:rFonts w:eastAsia="黑体"/>
        </w:rPr>
        <w:instrText xml:space="preserve"> HYPERLINK \l _Toc17715 </w:instrText>
      </w:r>
      <w:r>
        <w:rPr>
          <w:rFonts w:eastAsia="黑体"/>
        </w:rPr>
        <w:fldChar w:fldCharType="separate"/>
      </w:r>
      <w:r>
        <w:rPr>
          <w:rFonts w:hint="default" w:ascii="Times New Roman" w:hAnsi="Times New Roman"/>
          <w:i w:val="0"/>
          <w:iCs w:val="0"/>
          <w:caps w:val="0"/>
          <w:spacing w:val="0"/>
        </w:rPr>
        <w:t xml:space="preserve">2.3 </w:t>
      </w:r>
      <w:r>
        <w:rPr>
          <w:i w:val="0"/>
          <w:iCs w:val="0"/>
          <w:caps w:val="0"/>
          <w:spacing w:val="0"/>
        </w:rPr>
        <w:t>典型网络管理协议分析</w:t>
      </w:r>
      <w:r>
        <w:tab/>
      </w:r>
      <w:r>
        <w:fldChar w:fldCharType="begin"/>
      </w:r>
      <w:r>
        <w:instrText xml:space="preserve"> PAGEREF _Toc17715 \h </w:instrText>
      </w:r>
      <w:r>
        <w:fldChar w:fldCharType="separate"/>
      </w:r>
      <w:r>
        <w:t>23</w:t>
      </w:r>
      <w:r>
        <w:fldChar w:fldCharType="end"/>
      </w:r>
      <w:r>
        <w:rPr>
          <w:rFonts w:eastAsia="黑体"/>
        </w:rPr>
        <w:fldChar w:fldCharType="end"/>
      </w:r>
    </w:p>
    <w:p w14:paraId="5C5F3AB5">
      <w:pPr>
        <w:pStyle w:val="10"/>
        <w:tabs>
          <w:tab w:val="right" w:leader="dot" w:pos="8504"/>
          <w:tab w:val="clear" w:pos="8494"/>
        </w:tabs>
      </w:pPr>
      <w:r>
        <w:rPr>
          <w:rFonts w:eastAsia="黑体"/>
        </w:rPr>
        <w:fldChar w:fldCharType="begin"/>
      </w:r>
      <w:r>
        <w:rPr>
          <w:rFonts w:eastAsia="黑体"/>
        </w:rPr>
        <w:instrText xml:space="preserve"> HYPERLINK \l _Toc24478 </w:instrText>
      </w:r>
      <w:r>
        <w:rPr>
          <w:rFonts w:eastAsia="黑体"/>
        </w:rPr>
        <w:fldChar w:fldCharType="separate"/>
      </w:r>
      <w:r>
        <w:rPr>
          <w:rFonts w:hint="default" w:ascii="Times New Roman" w:hAnsi="Times New Roman"/>
          <w:i w:val="0"/>
          <w:iCs w:val="0"/>
          <w:caps w:val="0"/>
          <w:spacing w:val="0"/>
        </w:rPr>
        <w:t xml:space="preserve">2.3.1 </w:t>
      </w:r>
      <w:r>
        <w:rPr>
          <w:i w:val="0"/>
          <w:iCs w:val="0"/>
          <w:caps w:val="0"/>
          <w:spacing w:val="0"/>
        </w:rPr>
        <w:t>SNMP (简单网络管理协议)</w:t>
      </w:r>
      <w:r>
        <w:tab/>
      </w:r>
      <w:r>
        <w:fldChar w:fldCharType="begin"/>
      </w:r>
      <w:r>
        <w:instrText xml:space="preserve"> PAGEREF _Toc24478 \h </w:instrText>
      </w:r>
      <w:r>
        <w:fldChar w:fldCharType="separate"/>
      </w:r>
      <w:r>
        <w:t>23</w:t>
      </w:r>
      <w:r>
        <w:fldChar w:fldCharType="end"/>
      </w:r>
      <w:r>
        <w:rPr>
          <w:rFonts w:eastAsia="黑体"/>
        </w:rPr>
        <w:fldChar w:fldCharType="end"/>
      </w:r>
    </w:p>
    <w:p w14:paraId="10FF1F6B">
      <w:pPr>
        <w:pStyle w:val="10"/>
        <w:tabs>
          <w:tab w:val="right" w:leader="dot" w:pos="8504"/>
          <w:tab w:val="clear" w:pos="8494"/>
        </w:tabs>
      </w:pPr>
      <w:r>
        <w:rPr>
          <w:rFonts w:eastAsia="黑体"/>
        </w:rPr>
        <w:fldChar w:fldCharType="begin"/>
      </w:r>
      <w:r>
        <w:rPr>
          <w:rFonts w:eastAsia="黑体"/>
        </w:rPr>
        <w:instrText xml:space="preserve"> HYPERLINK \l _Toc16329 </w:instrText>
      </w:r>
      <w:r>
        <w:rPr>
          <w:rFonts w:eastAsia="黑体"/>
        </w:rPr>
        <w:fldChar w:fldCharType="separate"/>
      </w:r>
      <w:r>
        <w:rPr>
          <w:rFonts w:hint="default" w:ascii="Times New Roman" w:hAnsi="Times New Roman"/>
          <w:i w:val="0"/>
          <w:iCs w:val="0"/>
          <w:caps w:val="0"/>
          <w:spacing w:val="0"/>
        </w:rPr>
        <w:t xml:space="preserve">2.3.2 </w:t>
      </w:r>
      <w:r>
        <w:rPr>
          <w:i w:val="0"/>
          <w:iCs w:val="0"/>
          <w:caps w:val="0"/>
          <w:spacing w:val="0"/>
        </w:rPr>
        <w:t>NETCONF 与 YANG 模型</w:t>
      </w:r>
      <w:r>
        <w:tab/>
      </w:r>
      <w:r>
        <w:fldChar w:fldCharType="begin"/>
      </w:r>
      <w:r>
        <w:instrText xml:space="preserve"> PAGEREF _Toc16329 \h </w:instrText>
      </w:r>
      <w:r>
        <w:fldChar w:fldCharType="separate"/>
      </w:r>
      <w:r>
        <w:t>24</w:t>
      </w:r>
      <w:r>
        <w:fldChar w:fldCharType="end"/>
      </w:r>
      <w:r>
        <w:rPr>
          <w:rFonts w:eastAsia="黑体"/>
        </w:rPr>
        <w:fldChar w:fldCharType="end"/>
      </w:r>
    </w:p>
    <w:p w14:paraId="1AE2FC16">
      <w:pPr>
        <w:pStyle w:val="10"/>
        <w:tabs>
          <w:tab w:val="right" w:leader="dot" w:pos="8504"/>
          <w:tab w:val="clear" w:pos="8494"/>
        </w:tabs>
      </w:pPr>
      <w:r>
        <w:rPr>
          <w:rFonts w:eastAsia="黑体"/>
        </w:rPr>
        <w:fldChar w:fldCharType="begin"/>
      </w:r>
      <w:r>
        <w:rPr>
          <w:rFonts w:eastAsia="黑体"/>
        </w:rPr>
        <w:instrText xml:space="preserve"> HYPERLINK \l _Toc17974 </w:instrText>
      </w:r>
      <w:r>
        <w:rPr>
          <w:rFonts w:eastAsia="黑体"/>
        </w:rPr>
        <w:fldChar w:fldCharType="separate"/>
      </w:r>
      <w:r>
        <w:rPr>
          <w:rFonts w:hint="default" w:ascii="Times New Roman" w:hAnsi="Times New Roman"/>
          <w:i w:val="0"/>
        </w:rPr>
        <w:t xml:space="preserve">2.3.3 </w:t>
      </w:r>
      <w:r>
        <w:rPr>
          <w:i w:val="0"/>
          <w:iCs w:val="0"/>
          <w:caps w:val="0"/>
          <w:spacing w:val="0"/>
        </w:rPr>
        <w:t>MQTT 与 MQTT-SN (消息队列遥测传输协议)</w:t>
      </w:r>
      <w:r>
        <w:tab/>
      </w:r>
      <w:r>
        <w:fldChar w:fldCharType="begin"/>
      </w:r>
      <w:r>
        <w:instrText xml:space="preserve"> PAGEREF _Toc17974 \h </w:instrText>
      </w:r>
      <w:r>
        <w:fldChar w:fldCharType="separate"/>
      </w:r>
      <w:r>
        <w:t>24</w:t>
      </w:r>
      <w:r>
        <w:fldChar w:fldCharType="end"/>
      </w:r>
      <w:r>
        <w:rPr>
          <w:rFonts w:eastAsia="黑体"/>
        </w:rPr>
        <w:fldChar w:fldCharType="end"/>
      </w:r>
    </w:p>
    <w:p w14:paraId="7EE0F476">
      <w:pPr>
        <w:pStyle w:val="10"/>
        <w:tabs>
          <w:tab w:val="right" w:leader="dot" w:pos="8504"/>
          <w:tab w:val="clear" w:pos="8494"/>
        </w:tabs>
      </w:pPr>
      <w:r>
        <w:rPr>
          <w:rFonts w:eastAsia="黑体"/>
        </w:rPr>
        <w:fldChar w:fldCharType="begin"/>
      </w:r>
      <w:r>
        <w:rPr>
          <w:rFonts w:eastAsia="黑体"/>
        </w:rPr>
        <w:instrText xml:space="preserve"> HYPERLINK \l _Toc24214 </w:instrText>
      </w:r>
      <w:r>
        <w:rPr>
          <w:rFonts w:eastAsia="黑体"/>
        </w:rPr>
        <w:fldChar w:fldCharType="separate"/>
      </w:r>
      <w:r>
        <w:rPr>
          <w:rFonts w:hint="default" w:ascii="Times New Roman" w:hAnsi="Times New Roman"/>
          <w:i w:val="0"/>
        </w:rPr>
        <w:t xml:space="preserve">2.3.4 </w:t>
      </w:r>
      <w:r>
        <w:rPr>
          <w:i w:val="0"/>
          <w:iCs w:val="0"/>
          <w:caps w:val="0"/>
          <w:spacing w:val="0"/>
        </w:rPr>
        <w:t>现有协议对无人机集群的局限性总结</w:t>
      </w:r>
      <w:r>
        <w:tab/>
      </w:r>
      <w:r>
        <w:fldChar w:fldCharType="begin"/>
      </w:r>
      <w:r>
        <w:instrText xml:space="preserve"> PAGEREF _Toc24214 \h </w:instrText>
      </w:r>
      <w:r>
        <w:fldChar w:fldCharType="separate"/>
      </w:r>
      <w:r>
        <w:t>25</w:t>
      </w:r>
      <w:r>
        <w:fldChar w:fldCharType="end"/>
      </w:r>
      <w:r>
        <w:rPr>
          <w:rFonts w:eastAsia="黑体"/>
        </w:rPr>
        <w:fldChar w:fldCharType="end"/>
      </w:r>
    </w:p>
    <w:p w14:paraId="7B0396C0">
      <w:pPr>
        <w:pStyle w:val="11"/>
        <w:tabs>
          <w:tab w:val="right" w:leader="dot" w:pos="8504"/>
          <w:tab w:val="clear" w:pos="8494"/>
        </w:tabs>
      </w:pPr>
      <w:r>
        <w:rPr>
          <w:rFonts w:eastAsia="黑体"/>
        </w:rPr>
        <w:fldChar w:fldCharType="begin"/>
      </w:r>
      <w:r>
        <w:rPr>
          <w:rFonts w:eastAsia="黑体"/>
        </w:rPr>
        <w:instrText xml:space="preserve"> HYPERLINK \l _Toc28973 </w:instrText>
      </w:r>
      <w:r>
        <w:rPr>
          <w:rFonts w:eastAsia="黑体"/>
        </w:rPr>
        <w:fldChar w:fldCharType="separate"/>
      </w:r>
      <w:r>
        <w:rPr>
          <w:rFonts w:hint="default" w:ascii="Times New Roman" w:hAnsi="Times New Roman"/>
          <w:i w:val="0"/>
          <w:iCs w:val="0"/>
          <w:caps w:val="0"/>
          <w:spacing w:val="0"/>
        </w:rPr>
        <w:t xml:space="preserve">2.4 </w:t>
      </w:r>
      <w:r>
        <w:rPr>
          <w:i w:val="0"/>
          <w:iCs w:val="0"/>
          <w:caps w:val="0"/>
          <w:spacing w:val="0"/>
        </w:rPr>
        <w:t>网络仿真技术与平台</w:t>
      </w:r>
      <w:r>
        <w:tab/>
      </w:r>
      <w:r>
        <w:fldChar w:fldCharType="begin"/>
      </w:r>
      <w:r>
        <w:instrText xml:space="preserve"> PAGEREF _Toc28973 \h </w:instrText>
      </w:r>
      <w:r>
        <w:fldChar w:fldCharType="separate"/>
      </w:r>
      <w:r>
        <w:t>25</w:t>
      </w:r>
      <w:r>
        <w:fldChar w:fldCharType="end"/>
      </w:r>
      <w:r>
        <w:rPr>
          <w:rFonts w:eastAsia="黑体"/>
        </w:rPr>
        <w:fldChar w:fldCharType="end"/>
      </w:r>
    </w:p>
    <w:p w14:paraId="49805623">
      <w:pPr>
        <w:pStyle w:val="10"/>
        <w:tabs>
          <w:tab w:val="right" w:leader="dot" w:pos="8504"/>
          <w:tab w:val="clear" w:pos="8494"/>
        </w:tabs>
      </w:pPr>
      <w:r>
        <w:rPr>
          <w:rFonts w:eastAsia="黑体"/>
        </w:rPr>
        <w:fldChar w:fldCharType="begin"/>
      </w:r>
      <w:r>
        <w:rPr>
          <w:rFonts w:eastAsia="黑体"/>
        </w:rPr>
        <w:instrText xml:space="preserve"> HYPERLINK \l _Toc18994 </w:instrText>
      </w:r>
      <w:r>
        <w:rPr>
          <w:rFonts w:eastAsia="黑体"/>
        </w:rPr>
        <w:fldChar w:fldCharType="separate"/>
      </w:r>
      <w:r>
        <w:rPr>
          <w:rFonts w:hint="default" w:ascii="Times New Roman" w:hAnsi="Times New Roman"/>
          <w:i w:val="0"/>
          <w:iCs w:val="0"/>
          <w:caps w:val="0"/>
          <w:spacing w:val="0"/>
        </w:rPr>
        <w:t xml:space="preserve">2.4.1 </w:t>
      </w:r>
      <w:r>
        <w:rPr>
          <w:i w:val="0"/>
          <w:iCs w:val="0"/>
          <w:caps w:val="0"/>
          <w:spacing w:val="0"/>
        </w:rPr>
        <w:t>NS-3 网络仿真器简介</w:t>
      </w:r>
      <w:r>
        <w:tab/>
      </w:r>
      <w:r>
        <w:fldChar w:fldCharType="begin"/>
      </w:r>
      <w:r>
        <w:instrText xml:space="preserve"> PAGEREF _Toc18994 \h </w:instrText>
      </w:r>
      <w:r>
        <w:fldChar w:fldCharType="separate"/>
      </w:r>
      <w:r>
        <w:t>26</w:t>
      </w:r>
      <w:r>
        <w:fldChar w:fldCharType="end"/>
      </w:r>
      <w:r>
        <w:rPr>
          <w:rFonts w:eastAsia="黑体"/>
        </w:rPr>
        <w:fldChar w:fldCharType="end"/>
      </w:r>
    </w:p>
    <w:p w14:paraId="084E5C6A">
      <w:pPr>
        <w:pStyle w:val="10"/>
        <w:tabs>
          <w:tab w:val="right" w:leader="dot" w:pos="8504"/>
          <w:tab w:val="clear" w:pos="8494"/>
        </w:tabs>
      </w:pPr>
      <w:r>
        <w:rPr>
          <w:rFonts w:eastAsia="黑体"/>
        </w:rPr>
        <w:fldChar w:fldCharType="begin"/>
      </w:r>
      <w:r>
        <w:rPr>
          <w:rFonts w:eastAsia="黑体"/>
        </w:rPr>
        <w:instrText xml:space="preserve"> HYPERLINK \l _Toc24828 </w:instrText>
      </w:r>
      <w:r>
        <w:rPr>
          <w:rFonts w:eastAsia="黑体"/>
        </w:rPr>
        <w:fldChar w:fldCharType="separate"/>
      </w:r>
      <w:r>
        <w:rPr>
          <w:rFonts w:hint="default" w:ascii="Times New Roman" w:hAnsi="Times New Roman"/>
          <w:i w:val="0"/>
        </w:rPr>
        <w:t xml:space="preserve">2.4.2 </w:t>
      </w:r>
      <w:r>
        <w:t>异构网络仿真建模技术</w:t>
      </w:r>
      <w:r>
        <w:tab/>
      </w:r>
      <w:r>
        <w:fldChar w:fldCharType="begin"/>
      </w:r>
      <w:r>
        <w:instrText xml:space="preserve"> PAGEREF _Toc24828 \h </w:instrText>
      </w:r>
      <w:r>
        <w:fldChar w:fldCharType="separate"/>
      </w:r>
      <w:r>
        <w:t>26</w:t>
      </w:r>
      <w:r>
        <w:fldChar w:fldCharType="end"/>
      </w:r>
      <w:r>
        <w:rPr>
          <w:rFonts w:eastAsia="黑体"/>
        </w:rPr>
        <w:fldChar w:fldCharType="end"/>
      </w:r>
    </w:p>
    <w:p w14:paraId="70DE6ADB">
      <w:pPr>
        <w:pStyle w:val="11"/>
        <w:tabs>
          <w:tab w:val="right" w:leader="dot" w:pos="8504"/>
          <w:tab w:val="clear" w:pos="8494"/>
        </w:tabs>
      </w:pPr>
      <w:r>
        <w:rPr>
          <w:rFonts w:eastAsia="黑体"/>
        </w:rPr>
        <w:fldChar w:fldCharType="begin"/>
      </w:r>
      <w:r>
        <w:rPr>
          <w:rFonts w:eastAsia="黑体"/>
        </w:rPr>
        <w:instrText xml:space="preserve"> HYPERLINK \l _Toc31358 </w:instrText>
      </w:r>
      <w:r>
        <w:rPr>
          <w:rFonts w:eastAsia="黑体"/>
        </w:rPr>
        <w:fldChar w:fldCharType="separate"/>
      </w:r>
      <w:r>
        <w:rPr>
          <w:rFonts w:hint="default" w:ascii="Times New Roman" w:hAnsi="Times New Roman"/>
          <w:i w:val="0"/>
        </w:rPr>
        <w:t xml:space="preserve">2.5 </w:t>
      </w:r>
      <w:r>
        <w:t>本章小结</w:t>
      </w:r>
      <w:r>
        <w:tab/>
      </w:r>
      <w:r>
        <w:fldChar w:fldCharType="begin"/>
      </w:r>
      <w:r>
        <w:instrText xml:space="preserve"> PAGEREF _Toc31358 \h </w:instrText>
      </w:r>
      <w:r>
        <w:fldChar w:fldCharType="separate"/>
      </w:r>
      <w:r>
        <w:t>27</w:t>
      </w:r>
      <w:r>
        <w:fldChar w:fldCharType="end"/>
      </w:r>
      <w:r>
        <w:rPr>
          <w:rFonts w:eastAsia="黑体"/>
        </w:rPr>
        <w:fldChar w:fldCharType="end"/>
      </w:r>
    </w:p>
    <w:p w14:paraId="62288CF1">
      <w:pPr>
        <w:pStyle w:val="17"/>
        <w:tabs>
          <w:tab w:val="right" w:leader="dot" w:pos="8504"/>
          <w:tab w:val="clear" w:pos="8494"/>
        </w:tabs>
      </w:pPr>
      <w:r>
        <w:rPr>
          <w:rFonts w:eastAsia="黑体"/>
        </w:rPr>
        <w:fldChar w:fldCharType="begin"/>
      </w:r>
      <w:r>
        <w:rPr>
          <w:rFonts w:eastAsia="黑体"/>
        </w:rPr>
        <w:instrText xml:space="preserve"> HYPERLINK \l _Toc2565 </w:instrText>
      </w:r>
      <w:r>
        <w:rPr>
          <w:rFonts w:eastAsia="黑体"/>
        </w:rPr>
        <w:fldChar w:fldCharType="separate"/>
      </w:r>
      <w:r>
        <w:rPr>
          <w:rFonts w:hint="eastAsia" w:ascii="黑体" w:hAnsi="黑体" w:eastAsia="黑体"/>
          <w:i w:val="0"/>
          <w:iCs w:val="0"/>
          <w:caps w:val="0"/>
          <w:spacing w:val="0"/>
        </w:rPr>
        <w:t xml:space="preserve">第三章 </w:t>
      </w:r>
      <w:r>
        <w:rPr>
          <w:i w:val="0"/>
          <w:iCs w:val="0"/>
          <w:caps w:val="0"/>
          <w:spacing w:val="0"/>
        </w:rPr>
        <w:t>网络管理架构设计</w:t>
      </w:r>
      <w:r>
        <w:tab/>
      </w:r>
      <w:r>
        <w:fldChar w:fldCharType="begin"/>
      </w:r>
      <w:r>
        <w:instrText xml:space="preserve"> PAGEREF _Toc2565 \h </w:instrText>
      </w:r>
      <w:r>
        <w:fldChar w:fldCharType="separate"/>
      </w:r>
      <w:r>
        <w:t>28</w:t>
      </w:r>
      <w:r>
        <w:fldChar w:fldCharType="end"/>
      </w:r>
      <w:r>
        <w:rPr>
          <w:rFonts w:eastAsia="黑体"/>
        </w:rPr>
        <w:fldChar w:fldCharType="end"/>
      </w:r>
    </w:p>
    <w:p w14:paraId="72B45754">
      <w:pPr>
        <w:pStyle w:val="11"/>
        <w:tabs>
          <w:tab w:val="right" w:leader="dot" w:pos="8504"/>
          <w:tab w:val="clear" w:pos="8494"/>
        </w:tabs>
      </w:pPr>
      <w:r>
        <w:rPr>
          <w:rFonts w:eastAsia="黑体"/>
        </w:rPr>
        <w:fldChar w:fldCharType="begin"/>
      </w:r>
      <w:r>
        <w:rPr>
          <w:rFonts w:eastAsia="黑体"/>
        </w:rPr>
        <w:instrText xml:space="preserve"> HYPERLINK \l _Toc9790 </w:instrText>
      </w:r>
      <w:r>
        <w:rPr>
          <w:rFonts w:eastAsia="黑体"/>
        </w:rPr>
        <w:fldChar w:fldCharType="separate"/>
      </w:r>
      <w:r>
        <w:rPr>
          <w:rFonts w:hint="default" w:ascii="Times New Roman" w:hAnsi="Times New Roman"/>
          <w:i w:val="0"/>
        </w:rPr>
        <w:t xml:space="preserve">3.1 </w:t>
      </w:r>
      <w:r>
        <w:t>异构集群网络管理的挑战</w:t>
      </w:r>
      <w:r>
        <w:tab/>
      </w:r>
      <w:r>
        <w:fldChar w:fldCharType="begin"/>
      </w:r>
      <w:r>
        <w:instrText xml:space="preserve"> PAGEREF _Toc9790 \h </w:instrText>
      </w:r>
      <w:r>
        <w:fldChar w:fldCharType="separate"/>
      </w:r>
      <w:r>
        <w:t>28</w:t>
      </w:r>
      <w:r>
        <w:fldChar w:fldCharType="end"/>
      </w:r>
      <w:r>
        <w:rPr>
          <w:rFonts w:eastAsia="黑体"/>
        </w:rPr>
        <w:fldChar w:fldCharType="end"/>
      </w:r>
    </w:p>
    <w:p w14:paraId="1B97FB41">
      <w:pPr>
        <w:pStyle w:val="10"/>
        <w:tabs>
          <w:tab w:val="right" w:leader="dot" w:pos="8504"/>
          <w:tab w:val="clear" w:pos="8494"/>
        </w:tabs>
      </w:pPr>
      <w:r>
        <w:rPr>
          <w:rFonts w:eastAsia="黑体"/>
        </w:rPr>
        <w:fldChar w:fldCharType="begin"/>
      </w:r>
      <w:r>
        <w:rPr>
          <w:rFonts w:eastAsia="黑体"/>
        </w:rPr>
        <w:instrText xml:space="preserve"> HYPERLINK \l _Toc5206 </w:instrText>
      </w:r>
      <w:r>
        <w:rPr>
          <w:rFonts w:eastAsia="黑体"/>
        </w:rPr>
        <w:fldChar w:fldCharType="separate"/>
      </w:r>
      <w:r>
        <w:rPr>
          <w:rFonts w:hint="default" w:ascii="Times New Roman" w:hAnsi="Times New Roman"/>
          <w:i w:val="0"/>
        </w:rPr>
        <w:t xml:space="preserve">3.1.1 </w:t>
      </w:r>
      <w:r>
        <w:t>物理层异构性引发的互操作性缺失</w:t>
      </w:r>
      <w:r>
        <w:tab/>
      </w:r>
      <w:r>
        <w:fldChar w:fldCharType="begin"/>
      </w:r>
      <w:r>
        <w:instrText xml:space="preserve"> PAGEREF _Toc5206 \h </w:instrText>
      </w:r>
      <w:r>
        <w:fldChar w:fldCharType="separate"/>
      </w:r>
      <w:r>
        <w:t>28</w:t>
      </w:r>
      <w:r>
        <w:fldChar w:fldCharType="end"/>
      </w:r>
      <w:r>
        <w:rPr>
          <w:rFonts w:eastAsia="黑体"/>
        </w:rPr>
        <w:fldChar w:fldCharType="end"/>
      </w:r>
    </w:p>
    <w:p w14:paraId="504F4195">
      <w:pPr>
        <w:pStyle w:val="10"/>
        <w:tabs>
          <w:tab w:val="right" w:leader="dot" w:pos="8504"/>
          <w:tab w:val="clear" w:pos="8494"/>
        </w:tabs>
      </w:pPr>
      <w:r>
        <w:rPr>
          <w:rFonts w:eastAsia="黑体"/>
        </w:rPr>
        <w:fldChar w:fldCharType="begin"/>
      </w:r>
      <w:r>
        <w:rPr>
          <w:rFonts w:eastAsia="黑体"/>
        </w:rPr>
        <w:instrText xml:space="preserve"> HYPERLINK \l _Toc22580 </w:instrText>
      </w:r>
      <w:r>
        <w:rPr>
          <w:rFonts w:eastAsia="黑体"/>
        </w:rPr>
        <w:fldChar w:fldCharType="separate"/>
      </w:r>
      <w:r>
        <w:rPr>
          <w:rFonts w:hint="default" w:ascii="Times New Roman" w:hAnsi="Times New Roman"/>
          <w:i w:val="0"/>
        </w:rPr>
        <w:t xml:space="preserve">3.1.2 </w:t>
      </w:r>
      <w:r>
        <w:t>逻辑层协议割裂导致的管理效能低下</w:t>
      </w:r>
      <w:r>
        <w:tab/>
      </w:r>
      <w:r>
        <w:fldChar w:fldCharType="begin"/>
      </w:r>
      <w:r>
        <w:instrText xml:space="preserve"> PAGEREF _Toc22580 \h </w:instrText>
      </w:r>
      <w:r>
        <w:fldChar w:fldCharType="separate"/>
      </w:r>
      <w:r>
        <w:t>28</w:t>
      </w:r>
      <w:r>
        <w:fldChar w:fldCharType="end"/>
      </w:r>
      <w:r>
        <w:rPr>
          <w:rFonts w:eastAsia="黑体"/>
        </w:rPr>
        <w:fldChar w:fldCharType="end"/>
      </w:r>
    </w:p>
    <w:p w14:paraId="5E58C6D9">
      <w:pPr>
        <w:pStyle w:val="11"/>
        <w:tabs>
          <w:tab w:val="right" w:leader="dot" w:pos="8504"/>
          <w:tab w:val="clear" w:pos="8494"/>
        </w:tabs>
      </w:pPr>
      <w:r>
        <w:rPr>
          <w:rFonts w:eastAsia="黑体"/>
        </w:rPr>
        <w:fldChar w:fldCharType="begin"/>
      </w:r>
      <w:r>
        <w:rPr>
          <w:rFonts w:eastAsia="黑体"/>
        </w:rPr>
        <w:instrText xml:space="preserve"> HYPERLINK \l _Toc7893 </w:instrText>
      </w:r>
      <w:r>
        <w:rPr>
          <w:rFonts w:eastAsia="黑体"/>
        </w:rPr>
        <w:fldChar w:fldCharType="separate"/>
      </w:r>
      <w:r>
        <w:rPr>
          <w:rFonts w:hint="default" w:ascii="Times New Roman" w:hAnsi="Times New Roman"/>
          <w:i w:val="0"/>
        </w:rPr>
        <w:t xml:space="preserve">3.2 </w:t>
      </w:r>
      <w:r>
        <w:t>总体架构设计：“物理分层+逻辑虚拟”</w:t>
      </w:r>
      <w:r>
        <w:tab/>
      </w:r>
      <w:r>
        <w:fldChar w:fldCharType="begin"/>
      </w:r>
      <w:r>
        <w:instrText xml:space="preserve"> PAGEREF _Toc7893 \h </w:instrText>
      </w:r>
      <w:r>
        <w:fldChar w:fldCharType="separate"/>
      </w:r>
      <w:r>
        <w:t>28</w:t>
      </w:r>
      <w:r>
        <w:fldChar w:fldCharType="end"/>
      </w:r>
      <w:r>
        <w:rPr>
          <w:rFonts w:eastAsia="黑体"/>
        </w:rPr>
        <w:fldChar w:fldCharType="end"/>
      </w:r>
    </w:p>
    <w:p w14:paraId="66B24D3E">
      <w:pPr>
        <w:pStyle w:val="11"/>
        <w:tabs>
          <w:tab w:val="right" w:leader="dot" w:pos="8504"/>
          <w:tab w:val="clear" w:pos="8494"/>
        </w:tabs>
      </w:pPr>
      <w:r>
        <w:rPr>
          <w:rFonts w:eastAsia="黑体"/>
        </w:rPr>
        <w:fldChar w:fldCharType="begin"/>
      </w:r>
      <w:r>
        <w:rPr>
          <w:rFonts w:eastAsia="黑体"/>
        </w:rPr>
        <w:instrText xml:space="preserve"> HYPERLINK \l _Toc7732 </w:instrText>
      </w:r>
      <w:r>
        <w:rPr>
          <w:rFonts w:eastAsia="黑体"/>
        </w:rPr>
        <w:fldChar w:fldCharType="separate"/>
      </w:r>
      <w:r>
        <w:rPr>
          <w:rFonts w:hint="default" w:ascii="Times New Roman" w:hAnsi="Times New Roman"/>
          <w:i w:val="0"/>
          <w:iCs w:val="0"/>
          <w:caps w:val="0"/>
          <w:spacing w:val="0"/>
        </w:rPr>
        <w:t xml:space="preserve">3.3 </w:t>
      </w:r>
      <w:r>
        <w:rPr>
          <w:i w:val="0"/>
          <w:iCs w:val="0"/>
          <w:caps w:val="0"/>
          <w:spacing w:val="0"/>
        </w:rPr>
        <w:t>物理拓扑重构：基于通信类型的分层与选举</w:t>
      </w:r>
      <w:r>
        <w:tab/>
      </w:r>
      <w:r>
        <w:fldChar w:fldCharType="begin"/>
      </w:r>
      <w:r>
        <w:instrText xml:space="preserve"> PAGEREF _Toc7732 \h </w:instrText>
      </w:r>
      <w:r>
        <w:fldChar w:fldCharType="separate"/>
      </w:r>
      <w:r>
        <w:t>30</w:t>
      </w:r>
      <w:r>
        <w:fldChar w:fldCharType="end"/>
      </w:r>
      <w:r>
        <w:rPr>
          <w:rFonts w:eastAsia="黑体"/>
        </w:rPr>
        <w:fldChar w:fldCharType="end"/>
      </w:r>
    </w:p>
    <w:p w14:paraId="74B3AAE7">
      <w:pPr>
        <w:pStyle w:val="10"/>
        <w:tabs>
          <w:tab w:val="right" w:leader="dot" w:pos="8504"/>
          <w:tab w:val="clear" w:pos="8494"/>
        </w:tabs>
      </w:pPr>
      <w:r>
        <w:rPr>
          <w:rFonts w:eastAsia="黑体"/>
        </w:rPr>
        <w:fldChar w:fldCharType="begin"/>
      </w:r>
      <w:r>
        <w:rPr>
          <w:rFonts w:eastAsia="黑体"/>
        </w:rPr>
        <w:instrText xml:space="preserve"> HYPERLINK \l _Toc18560 </w:instrText>
      </w:r>
      <w:r>
        <w:rPr>
          <w:rFonts w:eastAsia="黑体"/>
        </w:rPr>
        <w:fldChar w:fldCharType="separate"/>
      </w:r>
      <w:r>
        <w:rPr>
          <w:rFonts w:hint="default" w:ascii="Times New Roman" w:hAnsi="Times New Roman"/>
          <w:i w:val="0"/>
        </w:rPr>
        <w:t xml:space="preserve">3.3.1 </w:t>
      </w:r>
      <w:r>
        <w:t>基于分簇架构的异构网络统一管理机制</w:t>
      </w:r>
      <w:r>
        <w:tab/>
      </w:r>
      <w:r>
        <w:fldChar w:fldCharType="begin"/>
      </w:r>
      <w:r>
        <w:instrText xml:space="preserve"> PAGEREF _Toc18560 \h </w:instrText>
      </w:r>
      <w:r>
        <w:fldChar w:fldCharType="separate"/>
      </w:r>
      <w:r>
        <w:t>30</w:t>
      </w:r>
      <w:r>
        <w:fldChar w:fldCharType="end"/>
      </w:r>
      <w:r>
        <w:rPr>
          <w:rFonts w:eastAsia="黑体"/>
        </w:rPr>
        <w:fldChar w:fldCharType="end"/>
      </w:r>
    </w:p>
    <w:p w14:paraId="3F7408AF">
      <w:pPr>
        <w:pStyle w:val="10"/>
        <w:tabs>
          <w:tab w:val="right" w:leader="dot" w:pos="8504"/>
          <w:tab w:val="clear" w:pos="8494"/>
        </w:tabs>
      </w:pPr>
      <w:r>
        <w:rPr>
          <w:rFonts w:eastAsia="黑体"/>
        </w:rPr>
        <w:fldChar w:fldCharType="begin"/>
      </w:r>
      <w:r>
        <w:rPr>
          <w:rFonts w:eastAsia="黑体"/>
        </w:rPr>
        <w:instrText xml:space="preserve"> HYPERLINK \l _Toc10708 </w:instrText>
      </w:r>
      <w:r>
        <w:rPr>
          <w:rFonts w:eastAsia="黑体"/>
        </w:rPr>
        <w:fldChar w:fldCharType="separate"/>
      </w:r>
      <w:r>
        <w:rPr>
          <w:rFonts w:hint="default" w:ascii="Times New Roman" w:hAnsi="Times New Roman"/>
          <w:i w:val="0"/>
          <w:iCs w:val="0"/>
          <w:caps w:val="0"/>
          <w:spacing w:val="0"/>
        </w:rPr>
        <w:t xml:space="preserve">3.3.2 </w:t>
      </w:r>
      <w:r>
        <w:rPr>
          <w:i w:val="0"/>
          <w:iCs w:val="0"/>
          <w:caps w:val="0"/>
          <w:spacing w:val="0"/>
        </w:rPr>
        <w:t>基于异构通信特征与管理痛点的自适应代理选举机制</w:t>
      </w:r>
      <w:r>
        <w:tab/>
      </w:r>
      <w:r>
        <w:fldChar w:fldCharType="begin"/>
      </w:r>
      <w:r>
        <w:instrText xml:space="preserve"> PAGEREF _Toc10708 \h </w:instrText>
      </w:r>
      <w:r>
        <w:fldChar w:fldCharType="separate"/>
      </w:r>
      <w:r>
        <w:t>32</w:t>
      </w:r>
      <w:r>
        <w:fldChar w:fldCharType="end"/>
      </w:r>
      <w:r>
        <w:rPr>
          <w:rFonts w:eastAsia="黑体"/>
        </w:rPr>
        <w:fldChar w:fldCharType="end"/>
      </w:r>
    </w:p>
    <w:p w14:paraId="262DD5F6">
      <w:pPr>
        <w:pStyle w:val="11"/>
        <w:tabs>
          <w:tab w:val="right" w:leader="dot" w:pos="8504"/>
          <w:tab w:val="clear" w:pos="8494"/>
        </w:tabs>
      </w:pPr>
      <w:r>
        <w:rPr>
          <w:rFonts w:eastAsia="黑体"/>
        </w:rPr>
        <w:fldChar w:fldCharType="begin"/>
      </w:r>
      <w:r>
        <w:rPr>
          <w:rFonts w:eastAsia="黑体"/>
        </w:rPr>
        <w:instrText xml:space="preserve"> HYPERLINK \l _Toc6366 </w:instrText>
      </w:r>
      <w:r>
        <w:rPr>
          <w:rFonts w:eastAsia="黑体"/>
        </w:rPr>
        <w:fldChar w:fldCharType="separate"/>
      </w:r>
      <w:r>
        <w:rPr>
          <w:rFonts w:hint="default" w:ascii="Times New Roman" w:hAnsi="Times New Roman"/>
          <w:i w:val="0"/>
        </w:rPr>
        <w:t xml:space="preserve">3.4 </w:t>
      </w:r>
      <w:r>
        <w:t>逻辑数据融合：UV-MIB</w:t>
      </w:r>
      <w:r>
        <w:tab/>
      </w:r>
      <w:r>
        <w:fldChar w:fldCharType="begin"/>
      </w:r>
      <w:r>
        <w:instrText xml:space="preserve"> PAGEREF _Toc6366 \h </w:instrText>
      </w:r>
      <w:r>
        <w:fldChar w:fldCharType="separate"/>
      </w:r>
      <w:r>
        <w:t>36</w:t>
      </w:r>
      <w:r>
        <w:fldChar w:fldCharType="end"/>
      </w:r>
      <w:r>
        <w:rPr>
          <w:rFonts w:eastAsia="黑体"/>
        </w:rPr>
        <w:fldChar w:fldCharType="end"/>
      </w:r>
    </w:p>
    <w:p w14:paraId="1FBE73F3">
      <w:pPr>
        <w:pStyle w:val="10"/>
        <w:tabs>
          <w:tab w:val="right" w:leader="dot" w:pos="8504"/>
          <w:tab w:val="clear" w:pos="8494"/>
        </w:tabs>
      </w:pPr>
      <w:r>
        <w:rPr>
          <w:rFonts w:eastAsia="黑体"/>
        </w:rPr>
        <w:fldChar w:fldCharType="begin"/>
      </w:r>
      <w:r>
        <w:rPr>
          <w:rFonts w:eastAsia="黑体"/>
        </w:rPr>
        <w:instrText xml:space="preserve"> HYPERLINK \l _Toc14243 </w:instrText>
      </w:r>
      <w:r>
        <w:rPr>
          <w:rFonts w:eastAsia="黑体"/>
        </w:rPr>
        <w:fldChar w:fldCharType="separate"/>
      </w:r>
      <w:r>
        <w:rPr>
          <w:rFonts w:hint="default" w:ascii="Times New Roman" w:hAnsi="Times New Roman"/>
          <w:i w:val="0"/>
        </w:rPr>
        <w:t xml:space="preserve">3.4.1 </w:t>
      </w:r>
      <w:r>
        <w:t>异构数据映射与多速率融合</w:t>
      </w:r>
      <w:r>
        <w:tab/>
      </w:r>
      <w:r>
        <w:fldChar w:fldCharType="begin"/>
      </w:r>
      <w:r>
        <w:instrText xml:space="preserve"> PAGEREF _Toc14243 \h </w:instrText>
      </w:r>
      <w:r>
        <w:fldChar w:fldCharType="separate"/>
      </w:r>
      <w:r>
        <w:t>36</w:t>
      </w:r>
      <w:r>
        <w:fldChar w:fldCharType="end"/>
      </w:r>
      <w:r>
        <w:rPr>
          <w:rFonts w:eastAsia="黑体"/>
        </w:rPr>
        <w:fldChar w:fldCharType="end"/>
      </w:r>
    </w:p>
    <w:p w14:paraId="5CC2F4A6">
      <w:pPr>
        <w:pStyle w:val="10"/>
        <w:tabs>
          <w:tab w:val="right" w:leader="dot" w:pos="8504"/>
          <w:tab w:val="clear" w:pos="8494"/>
        </w:tabs>
      </w:pPr>
      <w:r>
        <w:rPr>
          <w:rFonts w:eastAsia="黑体"/>
        </w:rPr>
        <w:fldChar w:fldCharType="begin"/>
      </w:r>
      <w:r>
        <w:rPr>
          <w:rFonts w:eastAsia="黑体"/>
        </w:rPr>
        <w:instrText xml:space="preserve"> HYPERLINK \l _Toc26843 </w:instrText>
      </w:r>
      <w:r>
        <w:rPr>
          <w:rFonts w:eastAsia="黑体"/>
        </w:rPr>
        <w:fldChar w:fldCharType="separate"/>
      </w:r>
      <w:r>
        <w:rPr>
          <w:rFonts w:hint="default" w:ascii="Times New Roman" w:hAnsi="Times New Roman"/>
          <w:i w:val="0"/>
        </w:rPr>
        <w:t xml:space="preserve">3.4.2 </w:t>
      </w:r>
      <w:r>
        <w:t>南向接口协议适配器 (Southbound Protocol Adapter)</w:t>
      </w:r>
      <w:r>
        <w:tab/>
      </w:r>
      <w:r>
        <w:fldChar w:fldCharType="begin"/>
      </w:r>
      <w:r>
        <w:instrText xml:space="preserve"> PAGEREF _Toc26843 \h </w:instrText>
      </w:r>
      <w:r>
        <w:fldChar w:fldCharType="separate"/>
      </w:r>
      <w:r>
        <w:t>37</w:t>
      </w:r>
      <w:r>
        <w:fldChar w:fldCharType="end"/>
      </w:r>
      <w:r>
        <w:rPr>
          <w:rFonts w:eastAsia="黑体"/>
        </w:rPr>
        <w:fldChar w:fldCharType="end"/>
      </w:r>
    </w:p>
    <w:p w14:paraId="135C23BE">
      <w:pPr>
        <w:pStyle w:val="11"/>
        <w:tabs>
          <w:tab w:val="right" w:leader="dot" w:pos="8504"/>
          <w:tab w:val="clear" w:pos="8494"/>
        </w:tabs>
      </w:pPr>
      <w:r>
        <w:rPr>
          <w:rFonts w:eastAsia="黑体"/>
        </w:rPr>
        <w:fldChar w:fldCharType="begin"/>
      </w:r>
      <w:r>
        <w:rPr>
          <w:rFonts w:eastAsia="黑体"/>
        </w:rPr>
        <w:instrText xml:space="preserve"> HYPERLINK \l _Toc30987 </w:instrText>
      </w:r>
      <w:r>
        <w:rPr>
          <w:rFonts w:eastAsia="黑体"/>
        </w:rPr>
        <w:fldChar w:fldCharType="separate"/>
      </w:r>
      <w:r>
        <w:rPr>
          <w:rFonts w:hint="default" w:ascii="Times New Roman" w:hAnsi="Times New Roman"/>
          <w:i w:val="0"/>
          <w:iCs w:val="0"/>
          <w:caps w:val="0"/>
          <w:spacing w:val="0"/>
        </w:rPr>
        <w:t xml:space="preserve">3.5 </w:t>
      </w:r>
      <w:r>
        <w:rPr>
          <w:rFonts w:hint="eastAsia"/>
          <w:i w:val="0"/>
          <w:iCs w:val="0"/>
          <w:caps w:val="0"/>
          <w:spacing w:val="0"/>
        </w:rPr>
        <w:t>基于意图驱动（Intent-Based）的宏微观协同管控机制</w:t>
      </w:r>
      <w:r>
        <w:tab/>
      </w:r>
      <w:r>
        <w:fldChar w:fldCharType="begin"/>
      </w:r>
      <w:r>
        <w:instrText xml:space="preserve"> PAGEREF _Toc30987 \h </w:instrText>
      </w:r>
      <w:r>
        <w:fldChar w:fldCharType="separate"/>
      </w:r>
      <w:r>
        <w:t>39</w:t>
      </w:r>
      <w:r>
        <w:fldChar w:fldCharType="end"/>
      </w:r>
      <w:r>
        <w:rPr>
          <w:rFonts w:eastAsia="黑体"/>
        </w:rPr>
        <w:fldChar w:fldCharType="end"/>
      </w:r>
    </w:p>
    <w:p w14:paraId="05C3A5E4">
      <w:pPr>
        <w:pStyle w:val="10"/>
        <w:tabs>
          <w:tab w:val="right" w:leader="dot" w:pos="8504"/>
          <w:tab w:val="clear" w:pos="8494"/>
        </w:tabs>
      </w:pPr>
      <w:r>
        <w:rPr>
          <w:rFonts w:eastAsia="黑体"/>
        </w:rPr>
        <w:fldChar w:fldCharType="begin"/>
      </w:r>
      <w:r>
        <w:rPr>
          <w:rFonts w:eastAsia="黑体"/>
        </w:rPr>
        <w:instrText xml:space="preserve"> HYPERLINK \l _Toc14244 </w:instrText>
      </w:r>
      <w:r>
        <w:rPr>
          <w:rFonts w:eastAsia="黑体"/>
        </w:rPr>
        <w:fldChar w:fldCharType="separate"/>
      </w:r>
      <w:r>
        <w:rPr>
          <w:rFonts w:hint="default" w:ascii="Times New Roman" w:hAnsi="Times New Roman"/>
          <w:i w:val="0"/>
          <w:iCs w:val="0"/>
          <w:caps w:val="0"/>
          <w:spacing w:val="0"/>
        </w:rPr>
        <w:t xml:space="preserve">3.5.1 </w:t>
      </w:r>
      <w:r>
        <w:rPr>
          <w:i w:val="0"/>
          <w:iCs w:val="0"/>
          <w:caps w:val="0"/>
          <w:spacing w:val="0"/>
        </w:rPr>
        <w:t>宏观调控（Macro-Control）</w:t>
      </w:r>
      <w:r>
        <w:tab/>
      </w:r>
      <w:r>
        <w:fldChar w:fldCharType="begin"/>
      </w:r>
      <w:r>
        <w:instrText xml:space="preserve"> PAGEREF _Toc14244 \h </w:instrText>
      </w:r>
      <w:r>
        <w:fldChar w:fldCharType="separate"/>
      </w:r>
      <w:r>
        <w:t>39</w:t>
      </w:r>
      <w:r>
        <w:fldChar w:fldCharType="end"/>
      </w:r>
      <w:r>
        <w:rPr>
          <w:rFonts w:eastAsia="黑体"/>
        </w:rPr>
        <w:fldChar w:fldCharType="end"/>
      </w:r>
    </w:p>
    <w:p w14:paraId="6D247C80">
      <w:pPr>
        <w:pStyle w:val="10"/>
        <w:tabs>
          <w:tab w:val="right" w:leader="dot" w:pos="8504"/>
          <w:tab w:val="clear" w:pos="8494"/>
        </w:tabs>
      </w:pPr>
      <w:r>
        <w:rPr>
          <w:rFonts w:eastAsia="黑体"/>
        </w:rPr>
        <w:fldChar w:fldCharType="begin"/>
      </w:r>
      <w:r>
        <w:rPr>
          <w:rFonts w:eastAsia="黑体"/>
        </w:rPr>
        <w:instrText xml:space="preserve"> HYPERLINK \l _Toc24137 </w:instrText>
      </w:r>
      <w:r>
        <w:rPr>
          <w:rFonts w:eastAsia="黑体"/>
        </w:rPr>
        <w:fldChar w:fldCharType="separate"/>
      </w:r>
      <w:r>
        <w:rPr>
          <w:rFonts w:hint="default" w:ascii="Times New Roman" w:hAnsi="Times New Roman"/>
          <w:i w:val="0"/>
          <w:iCs w:val="0"/>
          <w:caps w:val="0"/>
          <w:spacing w:val="0"/>
        </w:rPr>
        <w:t xml:space="preserve">3.5.2 </w:t>
      </w:r>
      <w:r>
        <w:rPr>
          <w:i w:val="0"/>
          <w:iCs w:val="0"/>
          <w:caps w:val="0"/>
          <w:spacing w:val="0"/>
        </w:rPr>
        <w:t>微观执行（Micro-Execution）</w:t>
      </w:r>
      <w:r>
        <w:tab/>
      </w:r>
      <w:r>
        <w:fldChar w:fldCharType="begin"/>
      </w:r>
      <w:r>
        <w:instrText xml:space="preserve"> PAGEREF _Toc24137 \h </w:instrText>
      </w:r>
      <w:r>
        <w:fldChar w:fldCharType="separate"/>
      </w:r>
      <w:r>
        <w:t>40</w:t>
      </w:r>
      <w:r>
        <w:fldChar w:fldCharType="end"/>
      </w:r>
      <w:r>
        <w:rPr>
          <w:rFonts w:eastAsia="黑体"/>
        </w:rPr>
        <w:fldChar w:fldCharType="end"/>
      </w:r>
    </w:p>
    <w:p w14:paraId="2279BE42">
      <w:pPr>
        <w:pStyle w:val="11"/>
        <w:tabs>
          <w:tab w:val="right" w:leader="dot" w:pos="8504"/>
          <w:tab w:val="clear" w:pos="8494"/>
        </w:tabs>
      </w:pPr>
      <w:r>
        <w:rPr>
          <w:rFonts w:eastAsia="黑体"/>
        </w:rPr>
        <w:fldChar w:fldCharType="begin"/>
      </w:r>
      <w:r>
        <w:rPr>
          <w:rFonts w:eastAsia="黑体"/>
        </w:rPr>
        <w:instrText xml:space="preserve"> HYPERLINK \l _Toc29502 </w:instrText>
      </w:r>
      <w:r>
        <w:rPr>
          <w:rFonts w:eastAsia="黑体"/>
        </w:rPr>
        <w:fldChar w:fldCharType="separate"/>
      </w:r>
      <w:r>
        <w:rPr>
          <w:rFonts w:hint="default" w:ascii="Times New Roman" w:hAnsi="Times New Roman"/>
          <w:i w:val="0"/>
          <w:iCs w:val="0"/>
          <w:caps w:val="0"/>
          <w:spacing w:val="0"/>
        </w:rPr>
        <w:t xml:space="preserve">3.6 </w:t>
      </w:r>
      <w:r>
        <w:rPr>
          <w:i w:val="0"/>
          <w:iCs w:val="0"/>
          <w:caps w:val="0"/>
          <w:spacing w:val="0"/>
        </w:rPr>
        <w:t>理论分析与架构优势</w:t>
      </w:r>
      <w:r>
        <w:tab/>
      </w:r>
      <w:r>
        <w:fldChar w:fldCharType="begin"/>
      </w:r>
      <w:r>
        <w:instrText xml:space="preserve"> PAGEREF _Toc29502 \h </w:instrText>
      </w:r>
      <w:r>
        <w:fldChar w:fldCharType="separate"/>
      </w:r>
      <w:r>
        <w:t>40</w:t>
      </w:r>
      <w:r>
        <w:fldChar w:fldCharType="end"/>
      </w:r>
      <w:r>
        <w:rPr>
          <w:rFonts w:eastAsia="黑体"/>
        </w:rPr>
        <w:fldChar w:fldCharType="end"/>
      </w:r>
    </w:p>
    <w:p w14:paraId="25A1EA10">
      <w:pPr>
        <w:pStyle w:val="10"/>
        <w:tabs>
          <w:tab w:val="right" w:leader="dot" w:pos="8504"/>
          <w:tab w:val="clear" w:pos="8494"/>
        </w:tabs>
      </w:pPr>
      <w:r>
        <w:rPr>
          <w:rFonts w:eastAsia="黑体"/>
        </w:rPr>
        <w:fldChar w:fldCharType="begin"/>
      </w:r>
      <w:r>
        <w:rPr>
          <w:rFonts w:eastAsia="黑体"/>
        </w:rPr>
        <w:instrText xml:space="preserve"> HYPERLINK \l _Toc18720 </w:instrText>
      </w:r>
      <w:r>
        <w:rPr>
          <w:rFonts w:eastAsia="黑体"/>
        </w:rPr>
        <w:fldChar w:fldCharType="separate"/>
      </w:r>
      <w:r>
        <w:rPr>
          <w:rFonts w:hint="default" w:ascii="Times New Roman" w:hAnsi="Times New Roman"/>
          <w:i w:val="0"/>
          <w:iCs w:val="0"/>
          <w:caps w:val="0"/>
          <w:spacing w:val="0"/>
        </w:rPr>
        <w:t xml:space="preserve">3.6.1 </w:t>
      </w:r>
      <w:r>
        <w:rPr>
          <w:i w:val="0"/>
          <w:iCs w:val="0"/>
          <w:caps w:val="0"/>
          <w:spacing w:val="0"/>
        </w:rPr>
        <w:t>管理复杂度分析</w:t>
      </w:r>
      <w:r>
        <w:tab/>
      </w:r>
      <w:r>
        <w:fldChar w:fldCharType="begin"/>
      </w:r>
      <w:r>
        <w:instrText xml:space="preserve"> PAGEREF _Toc18720 \h </w:instrText>
      </w:r>
      <w:r>
        <w:fldChar w:fldCharType="separate"/>
      </w:r>
      <w:r>
        <w:t>40</w:t>
      </w:r>
      <w:r>
        <w:fldChar w:fldCharType="end"/>
      </w:r>
      <w:r>
        <w:rPr>
          <w:rFonts w:eastAsia="黑体"/>
        </w:rPr>
        <w:fldChar w:fldCharType="end"/>
      </w:r>
    </w:p>
    <w:p w14:paraId="6C8BBD38">
      <w:pPr>
        <w:pStyle w:val="10"/>
        <w:tabs>
          <w:tab w:val="right" w:leader="dot" w:pos="8504"/>
          <w:tab w:val="clear" w:pos="8494"/>
        </w:tabs>
      </w:pPr>
      <w:r>
        <w:rPr>
          <w:rFonts w:eastAsia="黑体"/>
        </w:rPr>
        <w:fldChar w:fldCharType="begin"/>
      </w:r>
      <w:r>
        <w:rPr>
          <w:rFonts w:eastAsia="黑体"/>
        </w:rPr>
        <w:instrText xml:space="preserve"> HYPERLINK \l _Toc15081 </w:instrText>
      </w:r>
      <w:r>
        <w:rPr>
          <w:rFonts w:eastAsia="黑体"/>
        </w:rPr>
        <w:fldChar w:fldCharType="separate"/>
      </w:r>
      <w:r>
        <w:rPr>
          <w:rFonts w:hint="default" w:ascii="Times New Roman" w:hAnsi="Times New Roman"/>
          <w:i w:val="0"/>
        </w:rPr>
        <w:t xml:space="preserve">3.6.2 </w:t>
      </w:r>
      <w:r>
        <w:t>基于聚合压缩比的通信开销渐进分析</w:t>
      </w:r>
      <w:r>
        <w:tab/>
      </w:r>
      <w:r>
        <w:fldChar w:fldCharType="begin"/>
      </w:r>
      <w:r>
        <w:instrText xml:space="preserve"> PAGEREF _Toc15081 \h </w:instrText>
      </w:r>
      <w:r>
        <w:fldChar w:fldCharType="separate"/>
      </w:r>
      <w:r>
        <w:t>40</w:t>
      </w:r>
      <w:r>
        <w:fldChar w:fldCharType="end"/>
      </w:r>
      <w:r>
        <w:rPr>
          <w:rFonts w:eastAsia="黑体"/>
        </w:rPr>
        <w:fldChar w:fldCharType="end"/>
      </w:r>
    </w:p>
    <w:p w14:paraId="0FE4C389">
      <w:pPr>
        <w:pStyle w:val="10"/>
        <w:tabs>
          <w:tab w:val="right" w:leader="dot" w:pos="8504"/>
          <w:tab w:val="clear" w:pos="8494"/>
        </w:tabs>
      </w:pPr>
      <w:r>
        <w:rPr>
          <w:rFonts w:eastAsia="黑体"/>
        </w:rPr>
        <w:fldChar w:fldCharType="begin"/>
      </w:r>
      <w:r>
        <w:rPr>
          <w:rFonts w:eastAsia="黑体"/>
        </w:rPr>
        <w:instrText xml:space="preserve"> HYPERLINK \l _Toc13876 </w:instrText>
      </w:r>
      <w:r>
        <w:rPr>
          <w:rFonts w:eastAsia="黑体"/>
        </w:rPr>
        <w:fldChar w:fldCharType="separate"/>
      </w:r>
      <w:r>
        <w:rPr>
          <w:rFonts w:hint="default" w:ascii="Times New Roman" w:hAnsi="Times New Roman"/>
          <w:i w:val="0"/>
        </w:rPr>
        <w:t xml:space="preserve">3.6.3 </w:t>
      </w:r>
      <w:r>
        <w:t>鲁棒性分析</w:t>
      </w:r>
      <w:r>
        <w:tab/>
      </w:r>
      <w:r>
        <w:fldChar w:fldCharType="begin"/>
      </w:r>
      <w:r>
        <w:instrText xml:space="preserve"> PAGEREF _Toc13876 \h </w:instrText>
      </w:r>
      <w:r>
        <w:fldChar w:fldCharType="separate"/>
      </w:r>
      <w:r>
        <w:t>41</w:t>
      </w:r>
      <w:r>
        <w:fldChar w:fldCharType="end"/>
      </w:r>
      <w:r>
        <w:rPr>
          <w:rFonts w:eastAsia="黑体"/>
        </w:rPr>
        <w:fldChar w:fldCharType="end"/>
      </w:r>
    </w:p>
    <w:p w14:paraId="2511B22F">
      <w:pPr>
        <w:pStyle w:val="11"/>
        <w:tabs>
          <w:tab w:val="right" w:leader="dot" w:pos="8504"/>
          <w:tab w:val="clear" w:pos="8494"/>
        </w:tabs>
      </w:pPr>
      <w:r>
        <w:rPr>
          <w:rFonts w:eastAsia="黑体"/>
        </w:rPr>
        <w:fldChar w:fldCharType="begin"/>
      </w:r>
      <w:r>
        <w:rPr>
          <w:rFonts w:eastAsia="黑体"/>
        </w:rPr>
        <w:instrText xml:space="preserve"> HYPERLINK \l _Toc4496 </w:instrText>
      </w:r>
      <w:r>
        <w:rPr>
          <w:rFonts w:eastAsia="黑体"/>
        </w:rPr>
        <w:fldChar w:fldCharType="separate"/>
      </w:r>
      <w:r>
        <w:rPr>
          <w:rFonts w:hint="default" w:ascii="Times New Roman" w:hAnsi="Times New Roman"/>
          <w:i w:val="0"/>
        </w:rPr>
        <w:t xml:space="preserve">3.7 </w:t>
      </w:r>
      <w:r>
        <w:t>小结</w:t>
      </w:r>
      <w:r>
        <w:tab/>
      </w:r>
      <w:r>
        <w:fldChar w:fldCharType="begin"/>
      </w:r>
      <w:r>
        <w:instrText xml:space="preserve"> PAGEREF _Toc4496 \h </w:instrText>
      </w:r>
      <w:r>
        <w:fldChar w:fldCharType="separate"/>
      </w:r>
      <w:r>
        <w:t>41</w:t>
      </w:r>
      <w:r>
        <w:fldChar w:fldCharType="end"/>
      </w:r>
      <w:r>
        <w:rPr>
          <w:rFonts w:eastAsia="黑体"/>
        </w:rPr>
        <w:fldChar w:fldCharType="end"/>
      </w:r>
    </w:p>
    <w:p w14:paraId="616C1122">
      <w:pPr>
        <w:pStyle w:val="17"/>
        <w:tabs>
          <w:tab w:val="right" w:leader="dot" w:pos="8504"/>
          <w:tab w:val="clear" w:pos="8494"/>
        </w:tabs>
      </w:pPr>
      <w:r>
        <w:rPr>
          <w:rFonts w:eastAsia="黑体"/>
        </w:rPr>
        <w:fldChar w:fldCharType="begin"/>
      </w:r>
      <w:r>
        <w:rPr>
          <w:rFonts w:eastAsia="黑体"/>
        </w:rPr>
        <w:instrText xml:space="preserve"> HYPERLINK \l _Toc6705 </w:instrText>
      </w:r>
      <w:r>
        <w:rPr>
          <w:rFonts w:eastAsia="黑体"/>
        </w:rPr>
        <w:fldChar w:fldCharType="separate"/>
      </w:r>
      <w:r>
        <w:rPr>
          <w:rFonts w:hint="eastAsia" w:ascii="黑体" w:hAnsi="黑体" w:eastAsia="黑体"/>
          <w:i w:val="0"/>
          <w:iCs w:val="0"/>
          <w:caps w:val="0"/>
          <w:spacing w:val="0"/>
        </w:rPr>
        <w:t xml:space="preserve">第四章 </w:t>
      </w:r>
      <w:r>
        <w:rPr>
          <w:rFonts w:hint="eastAsia"/>
        </w:rPr>
        <w:t>异构无人机集群网络管理协议设计 (HNMP)</w:t>
      </w:r>
      <w:r>
        <w:tab/>
      </w:r>
      <w:r>
        <w:fldChar w:fldCharType="begin"/>
      </w:r>
      <w:r>
        <w:instrText xml:space="preserve"> PAGEREF _Toc6705 \h </w:instrText>
      </w:r>
      <w:r>
        <w:fldChar w:fldCharType="separate"/>
      </w:r>
      <w:r>
        <w:t>42</w:t>
      </w:r>
      <w:r>
        <w:fldChar w:fldCharType="end"/>
      </w:r>
      <w:r>
        <w:rPr>
          <w:rFonts w:eastAsia="黑体"/>
        </w:rPr>
        <w:fldChar w:fldCharType="end"/>
      </w:r>
    </w:p>
    <w:p w14:paraId="2732E13A">
      <w:pPr>
        <w:pStyle w:val="11"/>
        <w:tabs>
          <w:tab w:val="right" w:leader="dot" w:pos="8504"/>
          <w:tab w:val="clear" w:pos="8494"/>
        </w:tabs>
      </w:pPr>
      <w:r>
        <w:rPr>
          <w:rFonts w:eastAsia="黑体"/>
        </w:rPr>
        <w:fldChar w:fldCharType="begin"/>
      </w:r>
      <w:r>
        <w:rPr>
          <w:rFonts w:eastAsia="黑体"/>
        </w:rPr>
        <w:instrText xml:space="preserve"> HYPERLINK \l _Toc22823 </w:instrText>
      </w:r>
      <w:r>
        <w:rPr>
          <w:rFonts w:eastAsia="黑体"/>
        </w:rPr>
        <w:fldChar w:fldCharType="separate"/>
      </w:r>
      <w:r>
        <w:rPr>
          <w:rFonts w:hint="default" w:ascii="Times New Roman" w:hAnsi="Times New Roman"/>
          <w:i w:val="0"/>
        </w:rPr>
        <w:t xml:space="preserve">4.1 </w:t>
      </w:r>
      <w:r>
        <w:t>协议总体设计目标与原则</w:t>
      </w:r>
      <w:r>
        <w:tab/>
      </w:r>
      <w:r>
        <w:fldChar w:fldCharType="begin"/>
      </w:r>
      <w:r>
        <w:instrText xml:space="preserve"> PAGEREF _Toc22823 \h </w:instrText>
      </w:r>
      <w:r>
        <w:fldChar w:fldCharType="separate"/>
      </w:r>
      <w:r>
        <w:t>43</w:t>
      </w:r>
      <w:r>
        <w:fldChar w:fldCharType="end"/>
      </w:r>
      <w:r>
        <w:rPr>
          <w:rFonts w:eastAsia="黑体"/>
        </w:rPr>
        <w:fldChar w:fldCharType="end"/>
      </w:r>
    </w:p>
    <w:p w14:paraId="0DFF4764">
      <w:pPr>
        <w:pStyle w:val="10"/>
        <w:tabs>
          <w:tab w:val="right" w:leader="dot" w:pos="8504"/>
          <w:tab w:val="clear" w:pos="8494"/>
        </w:tabs>
      </w:pPr>
      <w:r>
        <w:rPr>
          <w:rFonts w:eastAsia="黑体"/>
        </w:rPr>
        <w:fldChar w:fldCharType="begin"/>
      </w:r>
      <w:r>
        <w:rPr>
          <w:rFonts w:eastAsia="黑体"/>
        </w:rPr>
        <w:instrText xml:space="preserve"> HYPERLINK \l _Toc29079 </w:instrText>
      </w:r>
      <w:r>
        <w:rPr>
          <w:rFonts w:eastAsia="黑体"/>
        </w:rPr>
        <w:fldChar w:fldCharType="separate"/>
      </w:r>
      <w:r>
        <w:rPr>
          <w:rFonts w:hint="default" w:ascii="Times New Roman" w:hAnsi="Times New Roman"/>
          <w:i w:val="0"/>
        </w:rPr>
        <w:t xml:space="preserve">4.1.1 </w:t>
      </w:r>
      <w:r>
        <w:t>扁平化语义与极致压缩原则</w:t>
      </w:r>
      <w:r>
        <w:tab/>
      </w:r>
      <w:r>
        <w:fldChar w:fldCharType="begin"/>
      </w:r>
      <w:r>
        <w:instrText xml:space="preserve"> PAGEREF _Toc29079 \h </w:instrText>
      </w:r>
      <w:r>
        <w:fldChar w:fldCharType="separate"/>
      </w:r>
      <w:r>
        <w:t>43</w:t>
      </w:r>
      <w:r>
        <w:fldChar w:fldCharType="end"/>
      </w:r>
      <w:r>
        <w:rPr>
          <w:rFonts w:eastAsia="黑体"/>
        </w:rPr>
        <w:fldChar w:fldCharType="end"/>
      </w:r>
    </w:p>
    <w:p w14:paraId="5C376424">
      <w:pPr>
        <w:pStyle w:val="10"/>
        <w:tabs>
          <w:tab w:val="right" w:leader="dot" w:pos="8504"/>
          <w:tab w:val="clear" w:pos="8494"/>
        </w:tabs>
      </w:pPr>
      <w:r>
        <w:rPr>
          <w:rFonts w:eastAsia="黑体"/>
        </w:rPr>
        <w:fldChar w:fldCharType="begin"/>
      </w:r>
      <w:r>
        <w:rPr>
          <w:rFonts w:eastAsia="黑体"/>
        </w:rPr>
        <w:instrText xml:space="preserve"> HYPERLINK \l _Toc12736 </w:instrText>
      </w:r>
      <w:r>
        <w:rPr>
          <w:rFonts w:eastAsia="黑体"/>
        </w:rPr>
        <w:fldChar w:fldCharType="separate"/>
      </w:r>
      <w:r>
        <w:rPr>
          <w:rFonts w:hint="default" w:ascii="Times New Roman" w:hAnsi="Times New Roman"/>
          <w:i w:val="0"/>
        </w:rPr>
        <w:t xml:space="preserve">4.1.2 </w:t>
      </w:r>
      <w:r>
        <w:t>状态解耦与按需交互原则</w:t>
      </w:r>
      <w:r>
        <w:tab/>
      </w:r>
      <w:r>
        <w:fldChar w:fldCharType="begin"/>
      </w:r>
      <w:r>
        <w:instrText xml:space="preserve"> PAGEREF _Toc12736 \h </w:instrText>
      </w:r>
      <w:r>
        <w:fldChar w:fldCharType="separate"/>
      </w:r>
      <w:r>
        <w:t>43</w:t>
      </w:r>
      <w:r>
        <w:fldChar w:fldCharType="end"/>
      </w:r>
      <w:r>
        <w:rPr>
          <w:rFonts w:eastAsia="黑体"/>
        </w:rPr>
        <w:fldChar w:fldCharType="end"/>
      </w:r>
    </w:p>
    <w:p w14:paraId="14418BF4">
      <w:pPr>
        <w:pStyle w:val="10"/>
        <w:tabs>
          <w:tab w:val="right" w:leader="dot" w:pos="8504"/>
          <w:tab w:val="clear" w:pos="8494"/>
        </w:tabs>
      </w:pPr>
      <w:r>
        <w:rPr>
          <w:rFonts w:eastAsia="黑体"/>
        </w:rPr>
        <w:fldChar w:fldCharType="begin"/>
      </w:r>
      <w:r>
        <w:rPr>
          <w:rFonts w:eastAsia="黑体"/>
        </w:rPr>
        <w:instrText xml:space="preserve"> HYPERLINK \l _Toc17549 </w:instrText>
      </w:r>
      <w:r>
        <w:rPr>
          <w:rFonts w:eastAsia="黑体"/>
        </w:rPr>
        <w:fldChar w:fldCharType="separate"/>
      </w:r>
      <w:r>
        <w:rPr>
          <w:rFonts w:hint="default" w:ascii="Times New Roman" w:hAnsi="Times New Roman"/>
          <w:i w:val="0"/>
        </w:rPr>
        <w:t xml:space="preserve">4.1.3 </w:t>
      </w:r>
      <w:r>
        <w:t>宏观策略模板与微观闭环原则</w:t>
      </w:r>
      <w:r>
        <w:tab/>
      </w:r>
      <w:r>
        <w:fldChar w:fldCharType="begin"/>
      </w:r>
      <w:r>
        <w:instrText xml:space="preserve"> PAGEREF _Toc17549 \h </w:instrText>
      </w:r>
      <w:r>
        <w:fldChar w:fldCharType="separate"/>
      </w:r>
      <w:r>
        <w:t>44</w:t>
      </w:r>
      <w:r>
        <w:fldChar w:fldCharType="end"/>
      </w:r>
      <w:r>
        <w:rPr>
          <w:rFonts w:eastAsia="黑体"/>
        </w:rPr>
        <w:fldChar w:fldCharType="end"/>
      </w:r>
    </w:p>
    <w:p w14:paraId="564288E9">
      <w:pPr>
        <w:pStyle w:val="11"/>
        <w:tabs>
          <w:tab w:val="right" w:leader="dot" w:pos="8504"/>
          <w:tab w:val="clear" w:pos="8494"/>
        </w:tabs>
      </w:pPr>
      <w:r>
        <w:rPr>
          <w:rFonts w:eastAsia="黑体"/>
        </w:rPr>
        <w:fldChar w:fldCharType="begin"/>
      </w:r>
      <w:r>
        <w:rPr>
          <w:rFonts w:eastAsia="黑体"/>
        </w:rPr>
        <w:instrText xml:space="preserve"> HYPERLINK \l _Toc831 </w:instrText>
      </w:r>
      <w:r>
        <w:rPr>
          <w:rFonts w:eastAsia="黑体"/>
        </w:rPr>
        <w:fldChar w:fldCharType="separate"/>
      </w:r>
      <w:r>
        <w:rPr>
          <w:rFonts w:hint="default" w:ascii="Times New Roman" w:hAnsi="Times New Roman"/>
          <w:i w:val="0"/>
        </w:rPr>
        <w:t xml:space="preserve">4.2 </w:t>
      </w:r>
      <w:r>
        <w:t>协议总体架构与数据流转模型</w:t>
      </w:r>
      <w:r>
        <w:tab/>
      </w:r>
      <w:r>
        <w:fldChar w:fldCharType="begin"/>
      </w:r>
      <w:r>
        <w:instrText xml:space="preserve"> PAGEREF _Toc831 \h </w:instrText>
      </w:r>
      <w:r>
        <w:fldChar w:fldCharType="separate"/>
      </w:r>
      <w:r>
        <w:t>44</w:t>
      </w:r>
      <w:r>
        <w:fldChar w:fldCharType="end"/>
      </w:r>
      <w:r>
        <w:rPr>
          <w:rFonts w:eastAsia="黑体"/>
        </w:rPr>
        <w:fldChar w:fldCharType="end"/>
      </w:r>
    </w:p>
    <w:p w14:paraId="7BD05B99">
      <w:pPr>
        <w:pStyle w:val="10"/>
        <w:tabs>
          <w:tab w:val="right" w:leader="dot" w:pos="8504"/>
          <w:tab w:val="clear" w:pos="8494"/>
        </w:tabs>
      </w:pPr>
      <w:r>
        <w:rPr>
          <w:rFonts w:eastAsia="黑体"/>
        </w:rPr>
        <w:fldChar w:fldCharType="begin"/>
      </w:r>
      <w:r>
        <w:rPr>
          <w:rFonts w:eastAsia="黑体"/>
        </w:rPr>
        <w:instrText xml:space="preserve"> HYPERLINK \l _Toc20235 </w:instrText>
      </w:r>
      <w:r>
        <w:rPr>
          <w:rFonts w:eastAsia="黑体"/>
        </w:rPr>
        <w:fldChar w:fldCharType="separate"/>
      </w:r>
      <w:r>
        <w:rPr>
          <w:rFonts w:hint="default" w:ascii="Times New Roman" w:hAnsi="Times New Roman"/>
          <w:i w:val="0"/>
        </w:rPr>
        <w:t xml:space="preserve">4.2.1 </w:t>
      </w:r>
      <w:r>
        <w:t>第一阶段：子网内 TSN 状态采集与 TLV 封装</w:t>
      </w:r>
      <w:r>
        <w:tab/>
      </w:r>
      <w:r>
        <w:fldChar w:fldCharType="begin"/>
      </w:r>
      <w:r>
        <w:instrText xml:space="preserve"> PAGEREF _Toc20235 \h </w:instrText>
      </w:r>
      <w:r>
        <w:fldChar w:fldCharType="separate"/>
      </w:r>
      <w:r>
        <w:t>46</w:t>
      </w:r>
      <w:r>
        <w:fldChar w:fldCharType="end"/>
      </w:r>
      <w:r>
        <w:rPr>
          <w:rFonts w:eastAsia="黑体"/>
        </w:rPr>
        <w:fldChar w:fldCharType="end"/>
      </w:r>
    </w:p>
    <w:p w14:paraId="2334CA3D">
      <w:pPr>
        <w:pStyle w:val="10"/>
        <w:tabs>
          <w:tab w:val="right" w:leader="dot" w:pos="8504"/>
          <w:tab w:val="clear" w:pos="8494"/>
        </w:tabs>
      </w:pPr>
      <w:r>
        <w:rPr>
          <w:rFonts w:eastAsia="黑体"/>
        </w:rPr>
        <w:fldChar w:fldCharType="begin"/>
      </w:r>
      <w:r>
        <w:rPr>
          <w:rFonts w:eastAsia="黑体"/>
        </w:rPr>
        <w:instrText xml:space="preserve"> HYPERLINK \l _Toc19566 </w:instrText>
      </w:r>
      <w:r>
        <w:rPr>
          <w:rFonts w:eastAsia="黑体"/>
        </w:rPr>
        <w:fldChar w:fldCharType="separate"/>
      </w:r>
      <w:r>
        <w:rPr>
          <w:rFonts w:hint="default" w:ascii="Times New Roman" w:hAnsi="Times New Roman"/>
          <w:i w:val="0"/>
        </w:rPr>
        <w:t xml:space="preserve">4.2.2 </w:t>
      </w:r>
      <w:r>
        <w:t>第二阶段：子网内同构传输</w:t>
      </w:r>
      <w:r>
        <w:tab/>
      </w:r>
      <w:r>
        <w:fldChar w:fldCharType="begin"/>
      </w:r>
      <w:r>
        <w:instrText xml:space="preserve"> PAGEREF _Toc19566 \h </w:instrText>
      </w:r>
      <w:r>
        <w:fldChar w:fldCharType="separate"/>
      </w:r>
      <w:r>
        <w:t>46</w:t>
      </w:r>
      <w:r>
        <w:fldChar w:fldCharType="end"/>
      </w:r>
      <w:r>
        <w:rPr>
          <w:rFonts w:eastAsia="黑体"/>
        </w:rPr>
        <w:fldChar w:fldCharType="end"/>
      </w:r>
    </w:p>
    <w:p w14:paraId="03A7A307">
      <w:pPr>
        <w:pStyle w:val="10"/>
        <w:tabs>
          <w:tab w:val="right" w:leader="dot" w:pos="8504"/>
          <w:tab w:val="clear" w:pos="8494"/>
        </w:tabs>
      </w:pPr>
      <w:r>
        <w:rPr>
          <w:rFonts w:eastAsia="黑体"/>
        </w:rPr>
        <w:fldChar w:fldCharType="begin"/>
      </w:r>
      <w:r>
        <w:rPr>
          <w:rFonts w:eastAsia="黑体"/>
        </w:rPr>
        <w:instrText xml:space="preserve"> HYPERLINK \l _Toc2212 </w:instrText>
      </w:r>
      <w:r>
        <w:rPr>
          <w:rFonts w:eastAsia="黑体"/>
        </w:rPr>
        <w:fldChar w:fldCharType="separate"/>
      </w:r>
      <w:r>
        <w:rPr>
          <w:rFonts w:hint="default" w:ascii="Times New Roman" w:hAnsi="Times New Roman"/>
          <w:i w:val="0"/>
        </w:rPr>
        <w:t xml:space="preserve">4.2.3 </w:t>
      </w:r>
      <w:r>
        <w:t>第三阶段：SPN 异构终结与核心汇聚</w:t>
      </w:r>
      <w:r>
        <w:tab/>
      </w:r>
      <w:r>
        <w:fldChar w:fldCharType="begin"/>
      </w:r>
      <w:r>
        <w:instrText xml:space="preserve"> PAGEREF _Toc2212 \h </w:instrText>
      </w:r>
      <w:r>
        <w:fldChar w:fldCharType="separate"/>
      </w:r>
      <w:r>
        <w:t>46</w:t>
      </w:r>
      <w:r>
        <w:fldChar w:fldCharType="end"/>
      </w:r>
      <w:r>
        <w:rPr>
          <w:rFonts w:eastAsia="黑体"/>
        </w:rPr>
        <w:fldChar w:fldCharType="end"/>
      </w:r>
    </w:p>
    <w:p w14:paraId="679CF370">
      <w:pPr>
        <w:pStyle w:val="10"/>
        <w:tabs>
          <w:tab w:val="right" w:leader="dot" w:pos="8504"/>
          <w:tab w:val="clear" w:pos="8494"/>
        </w:tabs>
      </w:pPr>
      <w:r>
        <w:rPr>
          <w:rFonts w:eastAsia="黑体"/>
        </w:rPr>
        <w:fldChar w:fldCharType="begin"/>
      </w:r>
      <w:r>
        <w:rPr>
          <w:rFonts w:eastAsia="黑体"/>
        </w:rPr>
        <w:instrText xml:space="preserve"> HYPERLINK \l _Toc29398 </w:instrText>
      </w:r>
      <w:r>
        <w:rPr>
          <w:rFonts w:eastAsia="黑体"/>
        </w:rPr>
        <w:fldChar w:fldCharType="separate"/>
      </w:r>
      <w:r>
        <w:rPr>
          <w:rFonts w:hint="default" w:ascii="Times New Roman" w:hAnsi="Times New Roman"/>
          <w:i w:val="0"/>
        </w:rPr>
        <w:t xml:space="preserve">4.2.4 </w:t>
      </w:r>
      <w:r>
        <w:t>第四阶段：SPN 到 GMC 的统一骨干回传</w:t>
      </w:r>
      <w:r>
        <w:tab/>
      </w:r>
      <w:r>
        <w:fldChar w:fldCharType="begin"/>
      </w:r>
      <w:r>
        <w:instrText xml:space="preserve"> PAGEREF _Toc29398 \h </w:instrText>
      </w:r>
      <w:r>
        <w:fldChar w:fldCharType="separate"/>
      </w:r>
      <w:r>
        <w:t>47</w:t>
      </w:r>
      <w:r>
        <w:fldChar w:fldCharType="end"/>
      </w:r>
      <w:r>
        <w:rPr>
          <w:rFonts w:eastAsia="黑体"/>
        </w:rPr>
        <w:fldChar w:fldCharType="end"/>
      </w:r>
    </w:p>
    <w:p w14:paraId="292E4AE4">
      <w:pPr>
        <w:pStyle w:val="10"/>
        <w:tabs>
          <w:tab w:val="right" w:leader="dot" w:pos="8504"/>
          <w:tab w:val="clear" w:pos="8494"/>
        </w:tabs>
      </w:pPr>
      <w:r>
        <w:rPr>
          <w:rFonts w:eastAsia="黑体"/>
        </w:rPr>
        <w:fldChar w:fldCharType="begin"/>
      </w:r>
      <w:r>
        <w:rPr>
          <w:rFonts w:eastAsia="黑体"/>
        </w:rPr>
        <w:instrText xml:space="preserve"> HYPERLINK \l _Toc25583 </w:instrText>
      </w:r>
      <w:r>
        <w:rPr>
          <w:rFonts w:eastAsia="黑体"/>
        </w:rPr>
        <w:fldChar w:fldCharType="separate"/>
      </w:r>
      <w:r>
        <w:rPr>
          <w:rFonts w:hint="default" w:ascii="Times New Roman" w:hAnsi="Times New Roman"/>
          <w:i w:val="0"/>
        </w:rPr>
        <w:t xml:space="preserve">4.2.5 </w:t>
      </w:r>
      <w:r>
        <w:t>第五阶段：GMC 全局态势呈现</w:t>
      </w:r>
      <w:r>
        <w:tab/>
      </w:r>
      <w:r>
        <w:fldChar w:fldCharType="begin"/>
      </w:r>
      <w:r>
        <w:instrText xml:space="preserve"> PAGEREF _Toc25583 \h </w:instrText>
      </w:r>
      <w:r>
        <w:fldChar w:fldCharType="separate"/>
      </w:r>
      <w:r>
        <w:t>47</w:t>
      </w:r>
      <w:r>
        <w:fldChar w:fldCharType="end"/>
      </w:r>
      <w:r>
        <w:rPr>
          <w:rFonts w:eastAsia="黑体"/>
        </w:rPr>
        <w:fldChar w:fldCharType="end"/>
      </w:r>
    </w:p>
    <w:p w14:paraId="714899A6">
      <w:pPr>
        <w:pStyle w:val="11"/>
        <w:tabs>
          <w:tab w:val="right" w:leader="dot" w:pos="8504"/>
          <w:tab w:val="clear" w:pos="8494"/>
        </w:tabs>
      </w:pPr>
      <w:r>
        <w:rPr>
          <w:rFonts w:eastAsia="黑体"/>
        </w:rPr>
        <w:fldChar w:fldCharType="begin"/>
      </w:r>
      <w:r>
        <w:rPr>
          <w:rFonts w:eastAsia="黑体"/>
        </w:rPr>
        <w:instrText xml:space="preserve"> HYPERLINK \l _Toc7429 </w:instrText>
      </w:r>
      <w:r>
        <w:rPr>
          <w:rFonts w:eastAsia="黑体"/>
        </w:rPr>
        <w:fldChar w:fldCharType="separate"/>
      </w:r>
      <w:r>
        <w:rPr>
          <w:rFonts w:hint="default" w:ascii="Times New Roman" w:hAnsi="Times New Roman"/>
          <w:i w:val="0"/>
        </w:rPr>
        <w:t xml:space="preserve">4.3 </w:t>
      </w:r>
      <w:r>
        <w:t>协议帧结构设计</w:t>
      </w:r>
      <w:r>
        <w:tab/>
      </w:r>
      <w:r>
        <w:fldChar w:fldCharType="begin"/>
      </w:r>
      <w:r>
        <w:instrText xml:space="preserve"> PAGEREF _Toc7429 \h </w:instrText>
      </w:r>
      <w:r>
        <w:fldChar w:fldCharType="separate"/>
      </w:r>
      <w:r>
        <w:t>47</w:t>
      </w:r>
      <w:r>
        <w:fldChar w:fldCharType="end"/>
      </w:r>
      <w:r>
        <w:rPr>
          <w:rFonts w:eastAsia="黑体"/>
        </w:rPr>
        <w:fldChar w:fldCharType="end"/>
      </w:r>
    </w:p>
    <w:p w14:paraId="5D63C4A9">
      <w:pPr>
        <w:pStyle w:val="10"/>
        <w:tabs>
          <w:tab w:val="right" w:leader="dot" w:pos="8504"/>
          <w:tab w:val="clear" w:pos="8494"/>
        </w:tabs>
      </w:pPr>
      <w:r>
        <w:rPr>
          <w:rFonts w:eastAsia="黑体"/>
        </w:rPr>
        <w:fldChar w:fldCharType="begin"/>
      </w:r>
      <w:r>
        <w:rPr>
          <w:rFonts w:eastAsia="黑体"/>
        </w:rPr>
        <w:instrText xml:space="preserve"> HYPERLINK \l _Toc14931 </w:instrText>
      </w:r>
      <w:r>
        <w:rPr>
          <w:rFonts w:eastAsia="黑体"/>
        </w:rPr>
        <w:fldChar w:fldCharType="separate"/>
      </w:r>
      <w:r>
        <w:rPr>
          <w:rFonts w:hint="default" w:ascii="Times New Roman" w:hAnsi="Times New Roman"/>
          <w:i w:val="0"/>
        </w:rPr>
        <w:t xml:space="preserve">4.3.1 </w:t>
      </w:r>
      <w:r>
        <w:t>基于覆盖网的异构适配架构</w:t>
      </w:r>
      <w:r>
        <w:tab/>
      </w:r>
      <w:r>
        <w:fldChar w:fldCharType="begin"/>
      </w:r>
      <w:r>
        <w:instrText xml:space="preserve"> PAGEREF _Toc14931 \h </w:instrText>
      </w:r>
      <w:r>
        <w:fldChar w:fldCharType="separate"/>
      </w:r>
      <w:r>
        <w:t>47</w:t>
      </w:r>
      <w:r>
        <w:fldChar w:fldCharType="end"/>
      </w:r>
      <w:r>
        <w:rPr>
          <w:rFonts w:eastAsia="黑体"/>
        </w:rPr>
        <w:fldChar w:fldCharType="end"/>
      </w:r>
    </w:p>
    <w:p w14:paraId="08B87803">
      <w:pPr>
        <w:pStyle w:val="10"/>
        <w:tabs>
          <w:tab w:val="right" w:leader="dot" w:pos="8504"/>
          <w:tab w:val="clear" w:pos="8494"/>
        </w:tabs>
      </w:pPr>
      <w:r>
        <w:rPr>
          <w:rFonts w:eastAsia="黑体"/>
        </w:rPr>
        <w:fldChar w:fldCharType="begin"/>
      </w:r>
      <w:r>
        <w:rPr>
          <w:rFonts w:eastAsia="黑体"/>
        </w:rPr>
        <w:instrText xml:space="preserve"> HYPERLINK \l _Toc32680 </w:instrText>
      </w:r>
      <w:r>
        <w:rPr>
          <w:rFonts w:eastAsia="黑体"/>
        </w:rPr>
        <w:fldChar w:fldCharType="separate"/>
      </w:r>
      <w:r>
        <w:rPr>
          <w:rFonts w:hint="default" w:ascii="Times New Roman" w:hAnsi="Times New Roman"/>
          <w:i w:val="0"/>
        </w:rPr>
        <w:t xml:space="preserve">4.3.2 </w:t>
      </w:r>
      <w:r>
        <w:t>通用帧头结构与设计依据</w:t>
      </w:r>
      <w:r>
        <w:tab/>
      </w:r>
      <w:r>
        <w:fldChar w:fldCharType="begin"/>
      </w:r>
      <w:r>
        <w:instrText xml:space="preserve"> PAGEREF _Toc32680 \h </w:instrText>
      </w:r>
      <w:r>
        <w:fldChar w:fldCharType="separate"/>
      </w:r>
      <w:r>
        <w:t>48</w:t>
      </w:r>
      <w:r>
        <w:fldChar w:fldCharType="end"/>
      </w:r>
      <w:r>
        <w:rPr>
          <w:rFonts w:eastAsia="黑体"/>
        </w:rPr>
        <w:fldChar w:fldCharType="end"/>
      </w:r>
    </w:p>
    <w:p w14:paraId="4C11B988">
      <w:pPr>
        <w:pStyle w:val="10"/>
        <w:tabs>
          <w:tab w:val="right" w:leader="dot" w:pos="8504"/>
          <w:tab w:val="clear" w:pos="8494"/>
        </w:tabs>
      </w:pPr>
      <w:r>
        <w:rPr>
          <w:rFonts w:eastAsia="黑体"/>
        </w:rPr>
        <w:fldChar w:fldCharType="begin"/>
      </w:r>
      <w:r>
        <w:rPr>
          <w:rFonts w:eastAsia="黑体"/>
        </w:rPr>
        <w:instrText xml:space="preserve"> HYPERLINK \l _Toc13089 </w:instrText>
      </w:r>
      <w:r>
        <w:rPr>
          <w:rFonts w:eastAsia="黑体"/>
        </w:rPr>
        <w:fldChar w:fldCharType="separate"/>
      </w:r>
      <w:r>
        <w:rPr>
          <w:rFonts w:hint="default" w:ascii="Times New Roman" w:hAnsi="Times New Roman"/>
          <w:i w:val="0"/>
        </w:rPr>
        <w:t xml:space="preserve">4.3.3 </w:t>
      </w:r>
      <w:r>
        <w:t>复合TLV载荷设计</w:t>
      </w:r>
      <w:r>
        <w:tab/>
      </w:r>
      <w:r>
        <w:fldChar w:fldCharType="begin"/>
      </w:r>
      <w:r>
        <w:instrText xml:space="preserve"> PAGEREF _Toc13089 \h </w:instrText>
      </w:r>
      <w:r>
        <w:fldChar w:fldCharType="separate"/>
      </w:r>
      <w:r>
        <w:t>49</w:t>
      </w:r>
      <w:r>
        <w:fldChar w:fldCharType="end"/>
      </w:r>
      <w:r>
        <w:rPr>
          <w:rFonts w:eastAsia="黑体"/>
        </w:rPr>
        <w:fldChar w:fldCharType="end"/>
      </w:r>
    </w:p>
    <w:p w14:paraId="01E11780">
      <w:pPr>
        <w:pStyle w:val="10"/>
        <w:tabs>
          <w:tab w:val="right" w:leader="dot" w:pos="8504"/>
          <w:tab w:val="clear" w:pos="8494"/>
        </w:tabs>
      </w:pPr>
      <w:r>
        <w:rPr>
          <w:rFonts w:eastAsia="黑体"/>
        </w:rPr>
        <w:fldChar w:fldCharType="begin"/>
      </w:r>
      <w:r>
        <w:rPr>
          <w:rFonts w:eastAsia="黑体"/>
        </w:rPr>
        <w:instrText xml:space="preserve"> HYPERLINK \l _Toc15548 </w:instrText>
      </w:r>
      <w:r>
        <w:rPr>
          <w:rFonts w:eastAsia="黑体"/>
        </w:rPr>
        <w:fldChar w:fldCharType="separate"/>
      </w:r>
      <w:r>
        <w:rPr>
          <w:rFonts w:hint="default" w:ascii="Times New Roman" w:hAnsi="Times New Roman"/>
          <w:i w:val="0"/>
        </w:rPr>
        <w:t xml:space="preserve">4.3.4 </w:t>
      </w:r>
      <w:r>
        <w:t>上下文感知的隐式压缩机制</w:t>
      </w:r>
      <w:r>
        <w:tab/>
      </w:r>
      <w:r>
        <w:fldChar w:fldCharType="begin"/>
      </w:r>
      <w:r>
        <w:instrText xml:space="preserve"> PAGEREF _Toc15548 \h </w:instrText>
      </w:r>
      <w:r>
        <w:fldChar w:fldCharType="separate"/>
      </w:r>
      <w:r>
        <w:t>49</w:t>
      </w:r>
      <w:r>
        <w:fldChar w:fldCharType="end"/>
      </w:r>
      <w:r>
        <w:rPr>
          <w:rFonts w:eastAsia="黑体"/>
        </w:rPr>
        <w:fldChar w:fldCharType="end"/>
      </w:r>
    </w:p>
    <w:p w14:paraId="1504EBE6">
      <w:pPr>
        <w:pStyle w:val="11"/>
        <w:tabs>
          <w:tab w:val="right" w:leader="dot" w:pos="8504"/>
          <w:tab w:val="clear" w:pos="8494"/>
        </w:tabs>
      </w:pPr>
      <w:r>
        <w:rPr>
          <w:rFonts w:eastAsia="黑体"/>
        </w:rPr>
        <w:fldChar w:fldCharType="begin"/>
      </w:r>
      <w:r>
        <w:rPr>
          <w:rFonts w:eastAsia="黑体"/>
        </w:rPr>
        <w:instrText xml:space="preserve"> HYPERLINK \l _Toc26761 </w:instrText>
      </w:r>
      <w:r>
        <w:rPr>
          <w:rFonts w:eastAsia="黑体"/>
        </w:rPr>
        <w:fldChar w:fldCharType="separate"/>
      </w:r>
      <w:r>
        <w:rPr>
          <w:rFonts w:hint="default" w:ascii="Times New Roman" w:hAnsi="Times New Roman"/>
          <w:i w:val="0"/>
        </w:rPr>
        <w:t xml:space="preserve">4.4 </w:t>
      </w:r>
      <w:r>
        <w:t>多维管理信息模型定义 (UV-MIB 实例化)</w:t>
      </w:r>
      <w:r>
        <w:tab/>
      </w:r>
      <w:r>
        <w:fldChar w:fldCharType="begin"/>
      </w:r>
      <w:r>
        <w:instrText xml:space="preserve"> PAGEREF _Toc26761 \h </w:instrText>
      </w:r>
      <w:r>
        <w:fldChar w:fldCharType="separate"/>
      </w:r>
      <w:r>
        <w:t>50</w:t>
      </w:r>
      <w:r>
        <w:fldChar w:fldCharType="end"/>
      </w:r>
      <w:r>
        <w:rPr>
          <w:rFonts w:eastAsia="黑体"/>
        </w:rPr>
        <w:fldChar w:fldCharType="end"/>
      </w:r>
    </w:p>
    <w:p w14:paraId="693F61E4">
      <w:pPr>
        <w:pStyle w:val="10"/>
        <w:tabs>
          <w:tab w:val="right" w:leader="dot" w:pos="8504"/>
          <w:tab w:val="clear" w:pos="8494"/>
        </w:tabs>
      </w:pPr>
      <w:r>
        <w:rPr>
          <w:rFonts w:eastAsia="黑体"/>
        </w:rPr>
        <w:fldChar w:fldCharType="begin"/>
      </w:r>
      <w:r>
        <w:rPr>
          <w:rFonts w:eastAsia="黑体"/>
        </w:rPr>
        <w:instrText xml:space="preserve"> HYPERLINK \l _Toc11572 </w:instrText>
      </w:r>
      <w:r>
        <w:rPr>
          <w:rFonts w:eastAsia="黑体"/>
        </w:rPr>
        <w:fldChar w:fldCharType="separate"/>
      </w:r>
      <w:r>
        <w:rPr>
          <w:rFonts w:hint="default" w:ascii="Times New Roman" w:hAnsi="Times New Roman"/>
          <w:i w:val="0"/>
        </w:rPr>
        <w:t xml:space="preserve">4.4.1 </w:t>
      </w:r>
      <w:r>
        <w:t>配置与意图管理模型</w:t>
      </w:r>
      <w:r>
        <w:tab/>
      </w:r>
      <w:r>
        <w:fldChar w:fldCharType="begin"/>
      </w:r>
      <w:r>
        <w:instrText xml:space="preserve"> PAGEREF _Toc11572 \h </w:instrText>
      </w:r>
      <w:r>
        <w:fldChar w:fldCharType="separate"/>
      </w:r>
      <w:r>
        <w:t>50</w:t>
      </w:r>
      <w:r>
        <w:fldChar w:fldCharType="end"/>
      </w:r>
      <w:r>
        <w:rPr>
          <w:rFonts w:eastAsia="黑体"/>
        </w:rPr>
        <w:fldChar w:fldCharType="end"/>
      </w:r>
    </w:p>
    <w:p w14:paraId="1B32CD9F">
      <w:pPr>
        <w:pStyle w:val="10"/>
        <w:tabs>
          <w:tab w:val="right" w:leader="dot" w:pos="8504"/>
          <w:tab w:val="clear" w:pos="8494"/>
        </w:tabs>
      </w:pPr>
      <w:r>
        <w:rPr>
          <w:rFonts w:eastAsia="黑体"/>
        </w:rPr>
        <w:fldChar w:fldCharType="begin"/>
      </w:r>
      <w:r>
        <w:rPr>
          <w:rFonts w:eastAsia="黑体"/>
        </w:rPr>
        <w:instrText xml:space="preserve"> HYPERLINK \l _Toc24879 </w:instrText>
      </w:r>
      <w:r>
        <w:rPr>
          <w:rFonts w:eastAsia="黑体"/>
        </w:rPr>
        <w:fldChar w:fldCharType="separate"/>
      </w:r>
      <w:r>
        <w:rPr>
          <w:rFonts w:hint="default" w:ascii="Times New Roman" w:hAnsi="Times New Roman"/>
          <w:i w:val="0"/>
        </w:rPr>
        <w:t xml:space="preserve">4.4.2 </w:t>
      </w:r>
      <w:r>
        <w:t>业务性能管理模型</w:t>
      </w:r>
      <w:r>
        <w:tab/>
      </w:r>
      <w:r>
        <w:fldChar w:fldCharType="begin"/>
      </w:r>
      <w:r>
        <w:instrText xml:space="preserve"> PAGEREF _Toc24879 \h </w:instrText>
      </w:r>
      <w:r>
        <w:fldChar w:fldCharType="separate"/>
      </w:r>
      <w:r>
        <w:t>52</w:t>
      </w:r>
      <w:r>
        <w:fldChar w:fldCharType="end"/>
      </w:r>
      <w:r>
        <w:rPr>
          <w:rFonts w:eastAsia="黑体"/>
        </w:rPr>
        <w:fldChar w:fldCharType="end"/>
      </w:r>
    </w:p>
    <w:p w14:paraId="0DD374C4">
      <w:pPr>
        <w:pStyle w:val="10"/>
        <w:tabs>
          <w:tab w:val="right" w:leader="dot" w:pos="8504"/>
          <w:tab w:val="clear" w:pos="8494"/>
        </w:tabs>
      </w:pPr>
      <w:r>
        <w:rPr>
          <w:rFonts w:eastAsia="黑体"/>
        </w:rPr>
        <w:fldChar w:fldCharType="begin"/>
      </w:r>
      <w:r>
        <w:rPr>
          <w:rFonts w:eastAsia="黑体"/>
        </w:rPr>
        <w:instrText xml:space="preserve"> HYPERLINK \l _Toc28855 </w:instrText>
      </w:r>
      <w:r>
        <w:rPr>
          <w:rFonts w:eastAsia="黑体"/>
        </w:rPr>
        <w:fldChar w:fldCharType="separate"/>
      </w:r>
      <w:r>
        <w:rPr>
          <w:rFonts w:hint="default" w:ascii="Times New Roman" w:hAnsi="Times New Roman"/>
          <w:i w:val="0"/>
        </w:rPr>
        <w:t xml:space="preserve">4.4.3 </w:t>
      </w:r>
      <w:r>
        <w:t>路由与拓扑管理模型</w:t>
      </w:r>
      <w:r>
        <w:tab/>
      </w:r>
      <w:r>
        <w:fldChar w:fldCharType="begin"/>
      </w:r>
      <w:r>
        <w:instrText xml:space="preserve"> PAGEREF _Toc28855 \h </w:instrText>
      </w:r>
      <w:r>
        <w:fldChar w:fldCharType="separate"/>
      </w:r>
      <w:r>
        <w:t>53</w:t>
      </w:r>
      <w:r>
        <w:fldChar w:fldCharType="end"/>
      </w:r>
      <w:r>
        <w:rPr>
          <w:rFonts w:eastAsia="黑体"/>
        </w:rPr>
        <w:fldChar w:fldCharType="end"/>
      </w:r>
    </w:p>
    <w:p w14:paraId="22E587E0">
      <w:pPr>
        <w:pStyle w:val="10"/>
        <w:tabs>
          <w:tab w:val="right" w:leader="dot" w:pos="8504"/>
          <w:tab w:val="clear" w:pos="8494"/>
        </w:tabs>
      </w:pPr>
      <w:r>
        <w:rPr>
          <w:rFonts w:eastAsia="黑体"/>
        </w:rPr>
        <w:fldChar w:fldCharType="begin"/>
      </w:r>
      <w:r>
        <w:rPr>
          <w:rFonts w:eastAsia="黑体"/>
        </w:rPr>
        <w:instrText xml:space="preserve"> HYPERLINK \l _Toc27496 </w:instrText>
      </w:r>
      <w:r>
        <w:rPr>
          <w:rFonts w:eastAsia="黑体"/>
        </w:rPr>
        <w:fldChar w:fldCharType="separate"/>
      </w:r>
      <w:r>
        <w:rPr>
          <w:rFonts w:hint="default" w:ascii="Times New Roman" w:hAnsi="Times New Roman"/>
          <w:i w:val="0"/>
        </w:rPr>
        <w:t xml:space="preserve">4.4.4 </w:t>
      </w:r>
      <w:r>
        <w:t>故障与告警管理模型</w:t>
      </w:r>
      <w:r>
        <w:tab/>
      </w:r>
      <w:r>
        <w:fldChar w:fldCharType="begin"/>
      </w:r>
      <w:r>
        <w:instrText xml:space="preserve"> PAGEREF _Toc27496 \h </w:instrText>
      </w:r>
      <w:r>
        <w:fldChar w:fldCharType="separate"/>
      </w:r>
      <w:r>
        <w:t>54</w:t>
      </w:r>
      <w:r>
        <w:fldChar w:fldCharType="end"/>
      </w:r>
      <w:r>
        <w:rPr>
          <w:rFonts w:eastAsia="黑体"/>
        </w:rPr>
        <w:fldChar w:fldCharType="end"/>
      </w:r>
    </w:p>
    <w:p w14:paraId="130E237F">
      <w:pPr>
        <w:pStyle w:val="11"/>
        <w:tabs>
          <w:tab w:val="right" w:leader="dot" w:pos="8504"/>
          <w:tab w:val="clear" w:pos="8494"/>
        </w:tabs>
      </w:pPr>
      <w:r>
        <w:rPr>
          <w:rFonts w:eastAsia="黑体"/>
        </w:rPr>
        <w:fldChar w:fldCharType="begin"/>
      </w:r>
      <w:r>
        <w:rPr>
          <w:rFonts w:eastAsia="黑体"/>
        </w:rPr>
        <w:instrText xml:space="preserve"> HYPERLINK \l _Toc15462 </w:instrText>
      </w:r>
      <w:r>
        <w:rPr>
          <w:rFonts w:eastAsia="黑体"/>
        </w:rPr>
        <w:fldChar w:fldCharType="separate"/>
      </w:r>
      <w:r>
        <w:rPr>
          <w:rFonts w:hint="default" w:ascii="Times New Roman" w:hAnsi="Times New Roman"/>
          <w:i w:val="0"/>
        </w:rPr>
        <w:t xml:space="preserve">4.5 </w:t>
      </w:r>
      <w:r>
        <w:t>协议交互流程与状态机设计</w:t>
      </w:r>
      <w:r>
        <w:tab/>
      </w:r>
      <w:r>
        <w:fldChar w:fldCharType="begin"/>
      </w:r>
      <w:r>
        <w:instrText xml:space="preserve"> PAGEREF _Toc15462 \h </w:instrText>
      </w:r>
      <w:r>
        <w:fldChar w:fldCharType="separate"/>
      </w:r>
      <w:r>
        <w:t>55</w:t>
      </w:r>
      <w:r>
        <w:fldChar w:fldCharType="end"/>
      </w:r>
      <w:r>
        <w:rPr>
          <w:rFonts w:eastAsia="黑体"/>
        </w:rPr>
        <w:fldChar w:fldCharType="end"/>
      </w:r>
    </w:p>
    <w:p w14:paraId="322690F7">
      <w:pPr>
        <w:pStyle w:val="10"/>
        <w:tabs>
          <w:tab w:val="right" w:leader="dot" w:pos="8504"/>
          <w:tab w:val="clear" w:pos="8494"/>
        </w:tabs>
      </w:pPr>
      <w:r>
        <w:rPr>
          <w:rFonts w:eastAsia="黑体"/>
        </w:rPr>
        <w:fldChar w:fldCharType="begin"/>
      </w:r>
      <w:r>
        <w:rPr>
          <w:rFonts w:eastAsia="黑体"/>
        </w:rPr>
        <w:instrText xml:space="preserve"> HYPERLINK \l _Toc3948 </w:instrText>
      </w:r>
      <w:r>
        <w:rPr>
          <w:rFonts w:eastAsia="黑体"/>
        </w:rPr>
        <w:fldChar w:fldCharType="separate"/>
      </w:r>
      <w:r>
        <w:rPr>
          <w:rFonts w:hint="default" w:ascii="Times New Roman" w:hAnsi="Times New Roman"/>
          <w:i w:val="0"/>
        </w:rPr>
        <w:t xml:space="preserve">4.5.1 </w:t>
      </w:r>
      <w:r>
        <w:t>簇内微观协同流程 (TSN↔SPN：状态上报与局部调控)</w:t>
      </w:r>
      <w:r>
        <w:tab/>
      </w:r>
      <w:r>
        <w:fldChar w:fldCharType="begin"/>
      </w:r>
      <w:r>
        <w:instrText xml:space="preserve"> PAGEREF _Toc3948 \h </w:instrText>
      </w:r>
      <w:r>
        <w:fldChar w:fldCharType="separate"/>
      </w:r>
      <w:r>
        <w:t>55</w:t>
      </w:r>
      <w:r>
        <w:fldChar w:fldCharType="end"/>
      </w:r>
      <w:r>
        <w:rPr>
          <w:rFonts w:eastAsia="黑体"/>
        </w:rPr>
        <w:fldChar w:fldCharType="end"/>
      </w:r>
    </w:p>
    <w:p w14:paraId="0829A0CB">
      <w:pPr>
        <w:pStyle w:val="10"/>
        <w:tabs>
          <w:tab w:val="right" w:leader="dot" w:pos="8504"/>
          <w:tab w:val="clear" w:pos="8494"/>
        </w:tabs>
      </w:pPr>
      <w:r>
        <w:rPr>
          <w:rFonts w:eastAsia="黑体"/>
        </w:rPr>
        <w:fldChar w:fldCharType="begin"/>
      </w:r>
      <w:r>
        <w:rPr>
          <w:rFonts w:eastAsia="黑体"/>
        </w:rPr>
        <w:instrText xml:space="preserve"> HYPERLINK \l _Toc26830 </w:instrText>
      </w:r>
      <w:r>
        <w:rPr>
          <w:rFonts w:eastAsia="黑体"/>
        </w:rPr>
        <w:fldChar w:fldCharType="separate"/>
      </w:r>
      <w:r>
        <w:rPr>
          <w:rFonts w:hint="default" w:ascii="Times New Roman" w:hAnsi="Times New Roman"/>
          <w:i w:val="0"/>
        </w:rPr>
        <w:t xml:space="preserve">4.5.2 </w:t>
      </w:r>
      <w:r>
        <w:t>簇间宏观交互流程 (SPN↔GMC：数据汇聚与意图下发)</w:t>
      </w:r>
      <w:r>
        <w:tab/>
      </w:r>
      <w:r>
        <w:fldChar w:fldCharType="begin"/>
      </w:r>
      <w:r>
        <w:instrText xml:space="preserve"> PAGEREF _Toc26830 \h </w:instrText>
      </w:r>
      <w:r>
        <w:fldChar w:fldCharType="separate"/>
      </w:r>
      <w:r>
        <w:t>56</w:t>
      </w:r>
      <w:r>
        <w:fldChar w:fldCharType="end"/>
      </w:r>
      <w:r>
        <w:rPr>
          <w:rFonts w:eastAsia="黑体"/>
        </w:rPr>
        <w:fldChar w:fldCharType="end"/>
      </w:r>
    </w:p>
    <w:p w14:paraId="3C4C9FE1">
      <w:pPr>
        <w:pStyle w:val="10"/>
        <w:tabs>
          <w:tab w:val="right" w:leader="dot" w:pos="8504"/>
          <w:tab w:val="clear" w:pos="8494"/>
        </w:tabs>
      </w:pPr>
      <w:r>
        <w:rPr>
          <w:rFonts w:eastAsia="黑体"/>
        </w:rPr>
        <w:fldChar w:fldCharType="begin"/>
      </w:r>
      <w:r>
        <w:rPr>
          <w:rFonts w:eastAsia="黑体"/>
        </w:rPr>
        <w:instrText xml:space="preserve"> HYPERLINK \l _Toc14330 </w:instrText>
      </w:r>
      <w:r>
        <w:rPr>
          <w:rFonts w:eastAsia="黑体"/>
        </w:rPr>
        <w:fldChar w:fldCharType="separate"/>
      </w:r>
      <w:r>
        <w:rPr>
          <w:rFonts w:hint="default" w:ascii="Times New Roman" w:hAnsi="Times New Roman"/>
          <w:i w:val="0"/>
        </w:rPr>
        <w:t xml:space="preserve">4.5.3 </w:t>
      </w:r>
      <w:r>
        <w:t>动态拓扑下的主备切换与协议自愈流程</w:t>
      </w:r>
      <w:r>
        <w:tab/>
      </w:r>
      <w:r>
        <w:fldChar w:fldCharType="begin"/>
      </w:r>
      <w:r>
        <w:instrText xml:space="preserve"> PAGEREF _Toc14330 \h </w:instrText>
      </w:r>
      <w:r>
        <w:fldChar w:fldCharType="separate"/>
      </w:r>
      <w:r>
        <w:t>56</w:t>
      </w:r>
      <w:r>
        <w:fldChar w:fldCharType="end"/>
      </w:r>
      <w:r>
        <w:rPr>
          <w:rFonts w:eastAsia="黑体"/>
        </w:rPr>
        <w:fldChar w:fldCharType="end"/>
      </w:r>
    </w:p>
    <w:p w14:paraId="61C3684F">
      <w:pPr>
        <w:pStyle w:val="11"/>
        <w:tabs>
          <w:tab w:val="right" w:leader="dot" w:pos="8504"/>
          <w:tab w:val="clear" w:pos="8494"/>
        </w:tabs>
      </w:pPr>
      <w:r>
        <w:rPr>
          <w:rFonts w:eastAsia="黑体"/>
        </w:rPr>
        <w:fldChar w:fldCharType="begin"/>
      </w:r>
      <w:r>
        <w:rPr>
          <w:rFonts w:eastAsia="黑体"/>
        </w:rPr>
        <w:instrText xml:space="preserve"> HYPERLINK \l _Toc114 </w:instrText>
      </w:r>
      <w:r>
        <w:rPr>
          <w:rFonts w:eastAsia="黑体"/>
        </w:rPr>
        <w:fldChar w:fldCharType="separate"/>
      </w:r>
      <w:r>
        <w:rPr>
          <w:rFonts w:hint="default" w:ascii="Times New Roman" w:hAnsi="Times New Roman"/>
          <w:i w:val="0"/>
        </w:rPr>
        <w:t xml:space="preserve">4.6 </w:t>
      </w:r>
      <w:r>
        <w:t>协议开销与效能评估</w:t>
      </w:r>
      <w:r>
        <w:tab/>
      </w:r>
      <w:r>
        <w:fldChar w:fldCharType="begin"/>
      </w:r>
      <w:r>
        <w:instrText xml:space="preserve"> PAGEREF _Toc114 \h </w:instrText>
      </w:r>
      <w:r>
        <w:fldChar w:fldCharType="separate"/>
      </w:r>
      <w:r>
        <w:t>58</w:t>
      </w:r>
      <w:r>
        <w:fldChar w:fldCharType="end"/>
      </w:r>
      <w:r>
        <w:rPr>
          <w:rFonts w:eastAsia="黑体"/>
        </w:rPr>
        <w:fldChar w:fldCharType="end"/>
      </w:r>
    </w:p>
    <w:p w14:paraId="61368C57">
      <w:pPr>
        <w:pStyle w:val="10"/>
        <w:tabs>
          <w:tab w:val="right" w:leader="dot" w:pos="8504"/>
          <w:tab w:val="clear" w:pos="8494"/>
        </w:tabs>
      </w:pPr>
      <w:r>
        <w:rPr>
          <w:rFonts w:eastAsia="黑体"/>
        </w:rPr>
        <w:fldChar w:fldCharType="begin"/>
      </w:r>
      <w:r>
        <w:rPr>
          <w:rFonts w:eastAsia="黑体"/>
        </w:rPr>
        <w:instrText xml:space="preserve"> HYPERLINK \l _Toc27971 </w:instrText>
      </w:r>
      <w:r>
        <w:rPr>
          <w:rFonts w:eastAsia="黑体"/>
        </w:rPr>
        <w:fldChar w:fldCharType="separate"/>
      </w:r>
      <w:r>
        <w:rPr>
          <w:rFonts w:hint="default" w:ascii="Times New Roman" w:hAnsi="Times New Roman"/>
          <w:i w:val="0"/>
        </w:rPr>
        <w:t xml:space="preserve">4.6.1 </w:t>
      </w:r>
      <w:r>
        <w:t>信令开销与带宽占用分析</w:t>
      </w:r>
      <w:r>
        <w:tab/>
      </w:r>
      <w:r>
        <w:fldChar w:fldCharType="begin"/>
      </w:r>
      <w:r>
        <w:instrText xml:space="preserve"> PAGEREF _Toc27971 \h </w:instrText>
      </w:r>
      <w:r>
        <w:fldChar w:fldCharType="separate"/>
      </w:r>
      <w:r>
        <w:t>58</w:t>
      </w:r>
      <w:r>
        <w:fldChar w:fldCharType="end"/>
      </w:r>
      <w:r>
        <w:rPr>
          <w:rFonts w:eastAsia="黑体"/>
        </w:rPr>
        <w:fldChar w:fldCharType="end"/>
      </w:r>
    </w:p>
    <w:p w14:paraId="697A73E2">
      <w:pPr>
        <w:pStyle w:val="10"/>
        <w:tabs>
          <w:tab w:val="right" w:leader="dot" w:pos="8504"/>
          <w:tab w:val="clear" w:pos="8494"/>
        </w:tabs>
      </w:pPr>
      <w:r>
        <w:rPr>
          <w:rFonts w:eastAsia="黑体"/>
        </w:rPr>
        <w:fldChar w:fldCharType="begin"/>
      </w:r>
      <w:r>
        <w:rPr>
          <w:rFonts w:eastAsia="黑体"/>
        </w:rPr>
        <w:instrText xml:space="preserve"> HYPERLINK \l _Toc23439 </w:instrText>
      </w:r>
      <w:r>
        <w:rPr>
          <w:rFonts w:eastAsia="黑体"/>
        </w:rPr>
        <w:fldChar w:fldCharType="separate"/>
      </w:r>
      <w:r>
        <w:rPr>
          <w:rFonts w:hint="default" w:ascii="Times New Roman" w:hAnsi="Times New Roman"/>
          <w:i w:val="0"/>
        </w:rPr>
        <w:t xml:space="preserve">4.6.2 </w:t>
      </w:r>
      <w:r>
        <w:t>端到端时延与实时性评估</w:t>
      </w:r>
      <w:r>
        <w:tab/>
      </w:r>
      <w:r>
        <w:fldChar w:fldCharType="begin"/>
      </w:r>
      <w:r>
        <w:instrText xml:space="preserve"> PAGEREF _Toc23439 \h </w:instrText>
      </w:r>
      <w:r>
        <w:fldChar w:fldCharType="separate"/>
      </w:r>
      <w:r>
        <w:t>58</w:t>
      </w:r>
      <w:r>
        <w:fldChar w:fldCharType="end"/>
      </w:r>
      <w:r>
        <w:rPr>
          <w:rFonts w:eastAsia="黑体"/>
        </w:rPr>
        <w:fldChar w:fldCharType="end"/>
      </w:r>
    </w:p>
    <w:p w14:paraId="53477CF3">
      <w:pPr>
        <w:pStyle w:val="10"/>
        <w:tabs>
          <w:tab w:val="right" w:leader="dot" w:pos="8504"/>
          <w:tab w:val="clear" w:pos="8494"/>
        </w:tabs>
      </w:pPr>
      <w:r>
        <w:rPr>
          <w:rFonts w:eastAsia="黑体"/>
        </w:rPr>
        <w:fldChar w:fldCharType="begin"/>
      </w:r>
      <w:r>
        <w:rPr>
          <w:rFonts w:eastAsia="黑体"/>
        </w:rPr>
        <w:instrText xml:space="preserve"> HYPERLINK \l _Toc7199 </w:instrText>
      </w:r>
      <w:r>
        <w:rPr>
          <w:rFonts w:eastAsia="黑体"/>
        </w:rPr>
        <w:fldChar w:fldCharType="separate"/>
      </w:r>
      <w:r>
        <w:rPr>
          <w:rFonts w:hint="default" w:ascii="Times New Roman" w:hAnsi="Times New Roman"/>
          <w:i w:val="0"/>
        </w:rPr>
        <w:t xml:space="preserve">4.6.3 </w:t>
      </w:r>
      <w:r>
        <w:t>动态拓扑下的自愈效能评估</w:t>
      </w:r>
      <w:r>
        <w:tab/>
      </w:r>
      <w:r>
        <w:fldChar w:fldCharType="begin"/>
      </w:r>
      <w:r>
        <w:instrText xml:space="preserve"> PAGEREF _Toc7199 \h </w:instrText>
      </w:r>
      <w:r>
        <w:fldChar w:fldCharType="separate"/>
      </w:r>
      <w:r>
        <w:t>59</w:t>
      </w:r>
      <w:r>
        <w:fldChar w:fldCharType="end"/>
      </w:r>
      <w:r>
        <w:rPr>
          <w:rFonts w:eastAsia="黑体"/>
        </w:rPr>
        <w:fldChar w:fldCharType="end"/>
      </w:r>
    </w:p>
    <w:p w14:paraId="447A6548">
      <w:pPr>
        <w:pStyle w:val="10"/>
        <w:tabs>
          <w:tab w:val="right" w:leader="dot" w:pos="8504"/>
          <w:tab w:val="clear" w:pos="8494"/>
        </w:tabs>
      </w:pPr>
      <w:r>
        <w:rPr>
          <w:rFonts w:eastAsia="黑体"/>
        </w:rPr>
        <w:fldChar w:fldCharType="begin"/>
      </w:r>
      <w:r>
        <w:rPr>
          <w:rFonts w:eastAsia="黑体"/>
        </w:rPr>
        <w:instrText xml:space="preserve"> HYPERLINK \l _Toc31491 </w:instrText>
      </w:r>
      <w:r>
        <w:rPr>
          <w:rFonts w:eastAsia="黑体"/>
        </w:rPr>
        <w:fldChar w:fldCharType="separate"/>
      </w:r>
      <w:r>
        <w:rPr>
          <w:rFonts w:hint="default" w:ascii="Times New Roman" w:hAnsi="Times New Roman"/>
          <w:i w:val="0"/>
        </w:rPr>
        <w:t xml:space="preserve">4.6.4 </w:t>
      </w:r>
      <w:r>
        <w:t>仿真实验与参数配置</w:t>
      </w:r>
      <w:r>
        <w:tab/>
      </w:r>
      <w:r>
        <w:fldChar w:fldCharType="begin"/>
      </w:r>
      <w:r>
        <w:instrText xml:space="preserve"> PAGEREF _Toc31491 \h </w:instrText>
      </w:r>
      <w:r>
        <w:fldChar w:fldCharType="separate"/>
      </w:r>
      <w:r>
        <w:t>59</w:t>
      </w:r>
      <w:r>
        <w:fldChar w:fldCharType="end"/>
      </w:r>
      <w:r>
        <w:rPr>
          <w:rFonts w:eastAsia="黑体"/>
        </w:rPr>
        <w:fldChar w:fldCharType="end"/>
      </w:r>
    </w:p>
    <w:p w14:paraId="247BADBD">
      <w:pPr>
        <w:pStyle w:val="17"/>
        <w:tabs>
          <w:tab w:val="right" w:leader="dot" w:pos="8504"/>
          <w:tab w:val="clear" w:pos="8494"/>
        </w:tabs>
      </w:pPr>
      <w:r>
        <w:rPr>
          <w:rFonts w:eastAsia="黑体"/>
        </w:rPr>
        <w:fldChar w:fldCharType="begin"/>
      </w:r>
      <w:r>
        <w:rPr>
          <w:rFonts w:eastAsia="黑体"/>
        </w:rPr>
        <w:instrText xml:space="preserve"> HYPERLINK \l _Toc29644 </w:instrText>
      </w:r>
      <w:r>
        <w:rPr>
          <w:rFonts w:eastAsia="黑体"/>
        </w:rPr>
        <w:fldChar w:fldCharType="separate"/>
      </w:r>
      <w:r>
        <w:rPr>
          <w:rFonts w:hint="eastAsia" w:ascii="黑体" w:hAnsi="黑体" w:eastAsia="黑体"/>
        </w:rPr>
        <w:t xml:space="preserve">第五章 </w:t>
      </w:r>
      <w:r>
        <w:rPr>
          <w:rFonts w:hint="eastAsia"/>
        </w:rPr>
        <w:t>异构无人机集群网络管理系统实现与测试</w:t>
      </w:r>
      <w:r>
        <w:tab/>
      </w:r>
      <w:r>
        <w:fldChar w:fldCharType="begin"/>
      </w:r>
      <w:r>
        <w:instrText xml:space="preserve"> PAGEREF _Toc29644 \h </w:instrText>
      </w:r>
      <w:r>
        <w:fldChar w:fldCharType="separate"/>
      </w:r>
      <w:r>
        <w:t>61</w:t>
      </w:r>
      <w:r>
        <w:fldChar w:fldCharType="end"/>
      </w:r>
      <w:r>
        <w:rPr>
          <w:rFonts w:eastAsia="黑体"/>
        </w:rPr>
        <w:fldChar w:fldCharType="end"/>
      </w:r>
    </w:p>
    <w:p w14:paraId="032EC8D8">
      <w:pPr>
        <w:pStyle w:val="11"/>
        <w:tabs>
          <w:tab w:val="right" w:leader="dot" w:pos="8504"/>
          <w:tab w:val="clear" w:pos="8494"/>
        </w:tabs>
      </w:pPr>
      <w:r>
        <w:rPr>
          <w:rFonts w:eastAsia="黑体"/>
        </w:rPr>
        <w:fldChar w:fldCharType="begin"/>
      </w:r>
      <w:r>
        <w:rPr>
          <w:rFonts w:eastAsia="黑体"/>
        </w:rPr>
        <w:instrText xml:space="preserve"> HYPERLINK \l _Toc9094 </w:instrText>
      </w:r>
      <w:r>
        <w:rPr>
          <w:rFonts w:eastAsia="黑体"/>
        </w:rPr>
        <w:fldChar w:fldCharType="separate"/>
      </w:r>
      <w:r>
        <w:rPr>
          <w:rFonts w:hint="default" w:ascii="Times New Roman" w:hAnsi="Times New Roman"/>
          <w:i w:val="0"/>
        </w:rPr>
        <w:t xml:space="preserve">5.1 </w:t>
      </w:r>
      <w:r>
        <w:t>系统原型与核心模块实现</w:t>
      </w:r>
      <w:r>
        <w:tab/>
      </w:r>
      <w:r>
        <w:fldChar w:fldCharType="begin"/>
      </w:r>
      <w:r>
        <w:instrText xml:space="preserve"> PAGEREF _Toc9094 \h </w:instrText>
      </w:r>
      <w:r>
        <w:fldChar w:fldCharType="separate"/>
      </w:r>
      <w:r>
        <w:t>61</w:t>
      </w:r>
      <w:r>
        <w:fldChar w:fldCharType="end"/>
      </w:r>
      <w:r>
        <w:rPr>
          <w:rFonts w:eastAsia="黑体"/>
        </w:rPr>
        <w:fldChar w:fldCharType="end"/>
      </w:r>
    </w:p>
    <w:p w14:paraId="451F0C1B">
      <w:pPr>
        <w:pStyle w:val="10"/>
        <w:tabs>
          <w:tab w:val="right" w:leader="dot" w:pos="8504"/>
          <w:tab w:val="clear" w:pos="8494"/>
        </w:tabs>
      </w:pPr>
      <w:r>
        <w:rPr>
          <w:rFonts w:eastAsia="黑体"/>
        </w:rPr>
        <w:fldChar w:fldCharType="begin"/>
      </w:r>
      <w:r>
        <w:rPr>
          <w:rFonts w:eastAsia="黑体"/>
        </w:rPr>
        <w:instrText xml:space="preserve"> HYPERLINK \l _Toc30410 </w:instrText>
      </w:r>
      <w:r>
        <w:rPr>
          <w:rFonts w:eastAsia="黑体"/>
        </w:rPr>
        <w:fldChar w:fldCharType="separate"/>
      </w:r>
      <w:r>
        <w:rPr>
          <w:rFonts w:hint="default" w:ascii="Times New Roman" w:hAnsi="Times New Roman"/>
          <w:i w:val="0"/>
          <w:iCs w:val="0"/>
          <w:caps w:val="0"/>
          <w:spacing w:val="0"/>
        </w:rPr>
        <w:t xml:space="preserve">5.1.1 </w:t>
      </w:r>
      <w:r>
        <w:rPr>
          <w:i w:val="0"/>
          <w:iCs w:val="0"/>
          <w:caps w:val="0"/>
          <w:spacing w:val="0"/>
        </w:rPr>
        <w:t>节点软件架构与网络适配中间件实现</w:t>
      </w:r>
      <w:r>
        <w:tab/>
      </w:r>
      <w:r>
        <w:fldChar w:fldCharType="begin"/>
      </w:r>
      <w:r>
        <w:instrText xml:space="preserve"> PAGEREF _Toc30410 \h </w:instrText>
      </w:r>
      <w:r>
        <w:fldChar w:fldCharType="separate"/>
      </w:r>
      <w:r>
        <w:t>61</w:t>
      </w:r>
      <w:r>
        <w:fldChar w:fldCharType="end"/>
      </w:r>
      <w:r>
        <w:rPr>
          <w:rFonts w:eastAsia="黑体"/>
        </w:rPr>
        <w:fldChar w:fldCharType="end"/>
      </w:r>
    </w:p>
    <w:p w14:paraId="2952DBF1">
      <w:pPr>
        <w:pStyle w:val="11"/>
        <w:tabs>
          <w:tab w:val="right" w:leader="dot" w:pos="8504"/>
          <w:tab w:val="clear" w:pos="8494"/>
        </w:tabs>
      </w:pPr>
      <w:r>
        <w:rPr>
          <w:rFonts w:eastAsia="黑体"/>
        </w:rPr>
        <w:fldChar w:fldCharType="begin"/>
      </w:r>
      <w:r>
        <w:rPr>
          <w:rFonts w:eastAsia="黑体"/>
        </w:rPr>
        <w:instrText xml:space="preserve"> HYPERLINK \l _Toc917 </w:instrText>
      </w:r>
      <w:r>
        <w:rPr>
          <w:rFonts w:eastAsia="黑体"/>
        </w:rPr>
        <w:fldChar w:fldCharType="separate"/>
      </w:r>
      <w:r>
        <w:rPr>
          <w:rFonts w:hint="default" w:ascii="Times New Roman" w:hAnsi="Times New Roman"/>
          <w:i w:val="0"/>
          <w:iCs w:val="0"/>
          <w:caps w:val="0"/>
          <w:spacing w:val="0"/>
        </w:rPr>
        <w:t xml:space="preserve">5.2 </w:t>
      </w:r>
      <w:r>
        <w:rPr>
          <w:i w:val="0"/>
          <w:iCs w:val="0"/>
          <w:caps w:val="0"/>
          <w:spacing w:val="0"/>
        </w:rPr>
        <w:t>仿真环境与测试场景构建</w:t>
      </w:r>
      <w:r>
        <w:tab/>
      </w:r>
      <w:r>
        <w:fldChar w:fldCharType="begin"/>
      </w:r>
      <w:r>
        <w:instrText xml:space="preserve"> PAGEREF _Toc917 \h </w:instrText>
      </w:r>
      <w:r>
        <w:fldChar w:fldCharType="separate"/>
      </w:r>
      <w:r>
        <w:t>61</w:t>
      </w:r>
      <w:r>
        <w:fldChar w:fldCharType="end"/>
      </w:r>
      <w:r>
        <w:rPr>
          <w:rFonts w:eastAsia="黑体"/>
        </w:rPr>
        <w:fldChar w:fldCharType="end"/>
      </w:r>
    </w:p>
    <w:p w14:paraId="7DD27681">
      <w:pPr>
        <w:pStyle w:val="10"/>
        <w:tabs>
          <w:tab w:val="right" w:leader="dot" w:pos="8504"/>
          <w:tab w:val="clear" w:pos="8494"/>
        </w:tabs>
      </w:pPr>
      <w:r>
        <w:rPr>
          <w:rFonts w:eastAsia="黑体"/>
        </w:rPr>
        <w:fldChar w:fldCharType="begin"/>
      </w:r>
      <w:r>
        <w:rPr>
          <w:rFonts w:eastAsia="黑体"/>
        </w:rPr>
        <w:instrText xml:space="preserve"> HYPERLINK \l _Toc32669 </w:instrText>
      </w:r>
      <w:r>
        <w:rPr>
          <w:rFonts w:eastAsia="黑体"/>
        </w:rPr>
        <w:fldChar w:fldCharType="separate"/>
      </w:r>
      <w:r>
        <w:rPr>
          <w:rFonts w:hint="default" w:ascii="Times New Roman" w:hAnsi="Times New Roman"/>
          <w:i w:val="0"/>
          <w:iCs w:val="0"/>
          <w:caps w:val="0"/>
          <w:spacing w:val="0"/>
        </w:rPr>
        <w:t xml:space="preserve">5.2.1 </w:t>
      </w:r>
      <w:r>
        <w:rPr>
          <w:i w:val="0"/>
          <w:iCs w:val="0"/>
          <w:caps w:val="0"/>
          <w:spacing w:val="0"/>
        </w:rPr>
        <w:t>异构网络平台搭建</w:t>
      </w:r>
      <w:r>
        <w:tab/>
      </w:r>
      <w:r>
        <w:fldChar w:fldCharType="begin"/>
      </w:r>
      <w:r>
        <w:instrText xml:space="preserve"> PAGEREF _Toc32669 \h </w:instrText>
      </w:r>
      <w:r>
        <w:fldChar w:fldCharType="separate"/>
      </w:r>
      <w:r>
        <w:t>61</w:t>
      </w:r>
      <w:r>
        <w:fldChar w:fldCharType="end"/>
      </w:r>
      <w:r>
        <w:rPr>
          <w:rFonts w:eastAsia="黑体"/>
        </w:rPr>
        <w:fldChar w:fldCharType="end"/>
      </w:r>
    </w:p>
    <w:p w14:paraId="7C53E04D">
      <w:pPr>
        <w:pStyle w:val="10"/>
        <w:tabs>
          <w:tab w:val="right" w:leader="dot" w:pos="8504"/>
          <w:tab w:val="clear" w:pos="8494"/>
        </w:tabs>
      </w:pPr>
      <w:r>
        <w:rPr>
          <w:rFonts w:eastAsia="黑体"/>
        </w:rPr>
        <w:fldChar w:fldCharType="begin"/>
      </w:r>
      <w:r>
        <w:rPr>
          <w:rFonts w:eastAsia="黑体"/>
        </w:rPr>
        <w:instrText xml:space="preserve"> HYPERLINK \l _Toc16828 </w:instrText>
      </w:r>
      <w:r>
        <w:rPr>
          <w:rFonts w:eastAsia="黑体"/>
        </w:rPr>
        <w:fldChar w:fldCharType="separate"/>
      </w:r>
      <w:r>
        <w:rPr>
          <w:rFonts w:hint="default" w:ascii="Times New Roman" w:hAnsi="Times New Roman"/>
          <w:i w:val="0"/>
          <w:iCs w:val="0"/>
          <w:caps w:val="0"/>
          <w:spacing w:val="0"/>
        </w:rPr>
        <w:t xml:space="preserve">5.2.2 </w:t>
      </w:r>
      <w:r>
        <w:rPr>
          <w:i w:val="0"/>
          <w:iCs w:val="0"/>
          <w:caps w:val="0"/>
          <w:spacing w:val="0"/>
        </w:rPr>
        <w:t>动态拓扑与业务流模型</w:t>
      </w:r>
      <w:r>
        <w:tab/>
      </w:r>
      <w:r>
        <w:fldChar w:fldCharType="begin"/>
      </w:r>
      <w:r>
        <w:instrText xml:space="preserve"> PAGEREF _Toc16828 \h </w:instrText>
      </w:r>
      <w:r>
        <w:fldChar w:fldCharType="separate"/>
      </w:r>
      <w:r>
        <w:t>61</w:t>
      </w:r>
      <w:r>
        <w:fldChar w:fldCharType="end"/>
      </w:r>
      <w:r>
        <w:rPr>
          <w:rFonts w:eastAsia="黑体"/>
        </w:rPr>
        <w:fldChar w:fldCharType="end"/>
      </w:r>
    </w:p>
    <w:p w14:paraId="79F5236A">
      <w:pPr>
        <w:pStyle w:val="11"/>
        <w:tabs>
          <w:tab w:val="right" w:leader="dot" w:pos="8504"/>
          <w:tab w:val="clear" w:pos="8494"/>
        </w:tabs>
      </w:pPr>
      <w:r>
        <w:rPr>
          <w:rFonts w:eastAsia="黑体"/>
        </w:rPr>
        <w:fldChar w:fldCharType="begin"/>
      </w:r>
      <w:r>
        <w:rPr>
          <w:rFonts w:eastAsia="黑体"/>
        </w:rPr>
        <w:instrText xml:space="preserve"> HYPERLINK \l _Toc16493 </w:instrText>
      </w:r>
      <w:r>
        <w:rPr>
          <w:rFonts w:eastAsia="黑体"/>
        </w:rPr>
        <w:fldChar w:fldCharType="separate"/>
      </w:r>
      <w:r>
        <w:rPr>
          <w:rFonts w:hint="default" w:ascii="Times New Roman" w:hAnsi="Times New Roman"/>
          <w:i w:val="0"/>
          <w:iCs w:val="0"/>
          <w:caps w:val="0"/>
          <w:spacing w:val="0"/>
        </w:rPr>
        <w:t xml:space="preserve">5.3 </w:t>
      </w:r>
      <w:r>
        <w:rPr>
          <w:i w:val="0"/>
          <w:iCs w:val="0"/>
          <w:caps w:val="0"/>
          <w:spacing w:val="0"/>
        </w:rPr>
        <w:t>核心机制功能验证</w:t>
      </w:r>
      <w:r>
        <w:tab/>
      </w:r>
      <w:r>
        <w:fldChar w:fldCharType="begin"/>
      </w:r>
      <w:r>
        <w:instrText xml:space="preserve"> PAGEREF _Toc16493 \h </w:instrText>
      </w:r>
      <w:r>
        <w:fldChar w:fldCharType="separate"/>
      </w:r>
      <w:r>
        <w:t>62</w:t>
      </w:r>
      <w:r>
        <w:fldChar w:fldCharType="end"/>
      </w:r>
      <w:r>
        <w:rPr>
          <w:rFonts w:eastAsia="黑体"/>
        </w:rPr>
        <w:fldChar w:fldCharType="end"/>
      </w:r>
    </w:p>
    <w:p w14:paraId="31D3CA7C">
      <w:pPr>
        <w:pStyle w:val="11"/>
        <w:tabs>
          <w:tab w:val="right" w:leader="dot" w:pos="8504"/>
          <w:tab w:val="clear" w:pos="8494"/>
        </w:tabs>
      </w:pPr>
      <w:r>
        <w:rPr>
          <w:rFonts w:eastAsia="黑体"/>
        </w:rPr>
        <w:fldChar w:fldCharType="begin"/>
      </w:r>
      <w:r>
        <w:rPr>
          <w:rFonts w:eastAsia="黑体"/>
        </w:rPr>
        <w:instrText xml:space="preserve"> HYPERLINK \l _Toc32287 </w:instrText>
      </w:r>
      <w:r>
        <w:rPr>
          <w:rFonts w:eastAsia="黑体"/>
        </w:rPr>
        <w:fldChar w:fldCharType="separate"/>
      </w:r>
      <w:r>
        <w:rPr>
          <w:rFonts w:hint="default" w:ascii="Times New Roman" w:hAnsi="Times New Roman"/>
          <w:i w:val="0"/>
          <w:iCs w:val="0"/>
          <w:caps w:val="0"/>
          <w:spacing w:val="0"/>
        </w:rPr>
        <w:t xml:space="preserve">5.4 </w:t>
      </w:r>
      <w:r>
        <w:rPr>
          <w:i w:val="0"/>
          <w:iCs w:val="0"/>
          <w:caps w:val="0"/>
          <w:spacing w:val="0"/>
        </w:rPr>
        <w:t>系统性能评估与对比分析</w:t>
      </w:r>
      <w:r>
        <w:tab/>
      </w:r>
      <w:r>
        <w:fldChar w:fldCharType="begin"/>
      </w:r>
      <w:r>
        <w:instrText xml:space="preserve"> PAGEREF _Toc32287 \h </w:instrText>
      </w:r>
      <w:r>
        <w:fldChar w:fldCharType="separate"/>
      </w:r>
      <w:r>
        <w:t>62</w:t>
      </w:r>
      <w:r>
        <w:fldChar w:fldCharType="end"/>
      </w:r>
      <w:r>
        <w:rPr>
          <w:rFonts w:eastAsia="黑体"/>
        </w:rPr>
        <w:fldChar w:fldCharType="end"/>
      </w:r>
    </w:p>
    <w:p w14:paraId="1947FE11">
      <w:pPr>
        <w:pStyle w:val="10"/>
        <w:tabs>
          <w:tab w:val="right" w:leader="dot" w:pos="8504"/>
          <w:tab w:val="clear" w:pos="8494"/>
        </w:tabs>
      </w:pPr>
      <w:r>
        <w:rPr>
          <w:rFonts w:eastAsia="黑体"/>
        </w:rPr>
        <w:fldChar w:fldCharType="begin"/>
      </w:r>
      <w:r>
        <w:rPr>
          <w:rFonts w:eastAsia="黑体"/>
        </w:rPr>
        <w:instrText xml:space="preserve"> HYPERLINK \l _Toc15587 </w:instrText>
      </w:r>
      <w:r>
        <w:rPr>
          <w:rFonts w:eastAsia="黑体"/>
        </w:rPr>
        <w:fldChar w:fldCharType="separate"/>
      </w:r>
      <w:r>
        <w:rPr>
          <w:rFonts w:hint="default" w:ascii="Times New Roman" w:hAnsi="Times New Roman"/>
          <w:i w:val="0"/>
          <w:iCs w:val="0"/>
          <w:caps w:val="0"/>
          <w:spacing w:val="0"/>
        </w:rPr>
        <w:t xml:space="preserve">5.4.1 </w:t>
      </w:r>
      <w:r>
        <w:rPr>
          <w:i w:val="0"/>
          <w:iCs w:val="0"/>
          <w:caps w:val="0"/>
          <w:spacing w:val="0"/>
        </w:rPr>
        <w:t>管理信令开销与带宽占用率分析</w:t>
      </w:r>
      <w:r>
        <w:tab/>
      </w:r>
      <w:r>
        <w:fldChar w:fldCharType="begin"/>
      </w:r>
      <w:r>
        <w:instrText xml:space="preserve"> PAGEREF _Toc15587 \h </w:instrText>
      </w:r>
      <w:r>
        <w:fldChar w:fldCharType="separate"/>
      </w:r>
      <w:r>
        <w:t>62</w:t>
      </w:r>
      <w:r>
        <w:fldChar w:fldCharType="end"/>
      </w:r>
      <w:r>
        <w:rPr>
          <w:rFonts w:eastAsia="黑体"/>
        </w:rPr>
        <w:fldChar w:fldCharType="end"/>
      </w:r>
    </w:p>
    <w:p w14:paraId="0E375B73">
      <w:pPr>
        <w:pStyle w:val="10"/>
        <w:tabs>
          <w:tab w:val="right" w:leader="dot" w:pos="8504"/>
          <w:tab w:val="clear" w:pos="8494"/>
        </w:tabs>
      </w:pPr>
      <w:r>
        <w:rPr>
          <w:rFonts w:eastAsia="黑体"/>
        </w:rPr>
        <w:fldChar w:fldCharType="begin"/>
      </w:r>
      <w:r>
        <w:rPr>
          <w:rFonts w:eastAsia="黑体"/>
        </w:rPr>
        <w:instrText xml:space="preserve"> HYPERLINK \l _Toc27005 </w:instrText>
      </w:r>
      <w:r>
        <w:rPr>
          <w:rFonts w:eastAsia="黑体"/>
        </w:rPr>
        <w:fldChar w:fldCharType="separate"/>
      </w:r>
      <w:r>
        <w:rPr>
          <w:rFonts w:hint="default" w:ascii="Times New Roman" w:hAnsi="Times New Roman"/>
          <w:i w:val="0"/>
          <w:iCs w:val="0"/>
          <w:caps w:val="0"/>
          <w:spacing w:val="0"/>
        </w:rPr>
        <w:t xml:space="preserve">5.4.2 </w:t>
      </w:r>
      <w:r>
        <w:rPr>
          <w:i w:val="0"/>
          <w:iCs w:val="0"/>
          <w:caps w:val="0"/>
          <w:spacing w:val="0"/>
        </w:rPr>
        <w:t>端到端时延与QoS保障分析</w:t>
      </w:r>
      <w:r>
        <w:tab/>
      </w:r>
      <w:r>
        <w:fldChar w:fldCharType="begin"/>
      </w:r>
      <w:r>
        <w:instrText xml:space="preserve"> PAGEREF _Toc27005 \h </w:instrText>
      </w:r>
      <w:r>
        <w:fldChar w:fldCharType="separate"/>
      </w:r>
      <w:r>
        <w:t>62</w:t>
      </w:r>
      <w:r>
        <w:fldChar w:fldCharType="end"/>
      </w:r>
      <w:r>
        <w:rPr>
          <w:rFonts w:eastAsia="黑体"/>
        </w:rPr>
        <w:fldChar w:fldCharType="end"/>
      </w:r>
    </w:p>
    <w:p w14:paraId="57AE472B">
      <w:pPr>
        <w:pStyle w:val="10"/>
        <w:tabs>
          <w:tab w:val="right" w:leader="dot" w:pos="8504"/>
          <w:tab w:val="clear" w:pos="8494"/>
        </w:tabs>
      </w:pPr>
      <w:r>
        <w:rPr>
          <w:rFonts w:eastAsia="黑体"/>
        </w:rPr>
        <w:fldChar w:fldCharType="begin"/>
      </w:r>
      <w:r>
        <w:rPr>
          <w:rFonts w:eastAsia="黑体"/>
        </w:rPr>
        <w:instrText xml:space="preserve"> HYPERLINK \l _Toc30642 </w:instrText>
      </w:r>
      <w:r>
        <w:rPr>
          <w:rFonts w:eastAsia="黑体"/>
        </w:rPr>
        <w:fldChar w:fldCharType="separate"/>
      </w:r>
      <w:r>
        <w:rPr>
          <w:rFonts w:hint="default" w:ascii="Times New Roman" w:hAnsi="Times New Roman"/>
          <w:i w:val="0"/>
          <w:iCs w:val="0"/>
          <w:caps w:val="0"/>
          <w:spacing w:val="0"/>
        </w:rPr>
        <w:t xml:space="preserve">5.4.3 </w:t>
      </w:r>
      <w:r>
        <w:rPr>
          <w:i w:val="0"/>
          <w:iCs w:val="0"/>
          <w:caps w:val="0"/>
          <w:spacing w:val="0"/>
        </w:rPr>
        <w:t>动态拓扑下的自愈时间与鲁棒性分析</w:t>
      </w:r>
      <w:r>
        <w:tab/>
      </w:r>
      <w:r>
        <w:fldChar w:fldCharType="begin"/>
      </w:r>
      <w:r>
        <w:instrText xml:space="preserve"> PAGEREF _Toc30642 \h </w:instrText>
      </w:r>
      <w:r>
        <w:fldChar w:fldCharType="separate"/>
      </w:r>
      <w:r>
        <w:t>62</w:t>
      </w:r>
      <w:r>
        <w:fldChar w:fldCharType="end"/>
      </w:r>
      <w:r>
        <w:rPr>
          <w:rFonts w:eastAsia="黑体"/>
        </w:rPr>
        <w:fldChar w:fldCharType="end"/>
      </w:r>
    </w:p>
    <w:p w14:paraId="2603EE7E">
      <w:pPr>
        <w:pStyle w:val="17"/>
        <w:tabs>
          <w:tab w:val="right" w:leader="dot" w:pos="8504"/>
          <w:tab w:val="clear" w:pos="8494"/>
        </w:tabs>
      </w:pPr>
      <w:r>
        <w:rPr>
          <w:rFonts w:eastAsia="黑体"/>
        </w:rPr>
        <w:fldChar w:fldCharType="begin"/>
      </w:r>
      <w:r>
        <w:rPr>
          <w:rFonts w:eastAsia="黑体"/>
        </w:rPr>
        <w:instrText xml:space="preserve"> HYPERLINK \l _Toc25846 </w:instrText>
      </w:r>
      <w:r>
        <w:rPr>
          <w:rFonts w:eastAsia="黑体"/>
        </w:rPr>
        <w:fldChar w:fldCharType="separate"/>
      </w:r>
      <w:r>
        <w:rPr>
          <w:rFonts w:hint="eastAsia" w:ascii="黑体" w:hAnsi="黑体" w:eastAsia="黑体"/>
        </w:rPr>
        <w:t xml:space="preserve">第六章 </w:t>
      </w:r>
      <w:r>
        <w:rPr>
          <w:rFonts w:hint="eastAsia"/>
        </w:rPr>
        <w:t>总结与展望</w:t>
      </w:r>
      <w:r>
        <w:tab/>
      </w:r>
      <w:r>
        <w:fldChar w:fldCharType="begin"/>
      </w:r>
      <w:r>
        <w:instrText xml:space="preserve"> PAGEREF _Toc25846 \h </w:instrText>
      </w:r>
      <w:r>
        <w:fldChar w:fldCharType="separate"/>
      </w:r>
      <w:r>
        <w:t>63</w:t>
      </w:r>
      <w:r>
        <w:fldChar w:fldCharType="end"/>
      </w:r>
      <w:r>
        <w:rPr>
          <w:rFonts w:eastAsia="黑体"/>
        </w:rPr>
        <w:fldChar w:fldCharType="end"/>
      </w:r>
    </w:p>
    <w:p w14:paraId="0965ABB9">
      <w:pPr>
        <w:pStyle w:val="17"/>
        <w:tabs>
          <w:tab w:val="right" w:leader="dot" w:pos="8504"/>
          <w:tab w:val="clear" w:pos="8494"/>
        </w:tabs>
      </w:pPr>
      <w:r>
        <w:rPr>
          <w:rFonts w:eastAsia="黑体"/>
        </w:rPr>
        <w:fldChar w:fldCharType="begin"/>
      </w:r>
      <w:r>
        <w:rPr>
          <w:rFonts w:eastAsia="黑体"/>
        </w:rPr>
        <w:instrText xml:space="preserve"> HYPERLINK \l _Toc6577 </w:instrText>
      </w:r>
      <w:r>
        <w:rPr>
          <w:rFonts w:eastAsia="黑体"/>
        </w:rPr>
        <w:fldChar w:fldCharType="separate"/>
      </w:r>
      <w:r>
        <w:rPr>
          <w:rFonts w:hint="eastAsia"/>
        </w:rPr>
        <w:t>致</w:t>
      </w:r>
      <w:r>
        <w:rPr>
          <w:rFonts w:hint="eastAsia"/>
          <w:szCs w:val="28"/>
        </w:rPr>
        <w:t xml:space="preserve"> </w:t>
      </w:r>
      <w:r>
        <w:rPr>
          <w:szCs w:val="28"/>
        </w:rPr>
        <w:t xml:space="preserve">  </w:t>
      </w:r>
      <w:r>
        <w:rPr>
          <w:rFonts w:hint="eastAsia"/>
        </w:rPr>
        <w:t>谢</w:t>
      </w:r>
      <w:r>
        <w:tab/>
      </w:r>
      <w:r>
        <w:fldChar w:fldCharType="begin"/>
      </w:r>
      <w:r>
        <w:instrText xml:space="preserve"> PAGEREF _Toc6577 \h </w:instrText>
      </w:r>
      <w:r>
        <w:fldChar w:fldCharType="separate"/>
      </w:r>
      <w:r>
        <w:t>64</w:t>
      </w:r>
      <w:r>
        <w:fldChar w:fldCharType="end"/>
      </w:r>
      <w:r>
        <w:rPr>
          <w:rFonts w:eastAsia="黑体"/>
        </w:rPr>
        <w:fldChar w:fldCharType="end"/>
      </w:r>
    </w:p>
    <w:p w14:paraId="0D36E459">
      <w:pPr>
        <w:pStyle w:val="17"/>
        <w:tabs>
          <w:tab w:val="right" w:leader="dot" w:pos="8504"/>
          <w:tab w:val="clear" w:pos="8494"/>
        </w:tabs>
      </w:pPr>
      <w:r>
        <w:rPr>
          <w:rFonts w:eastAsia="黑体"/>
        </w:rPr>
        <w:fldChar w:fldCharType="begin"/>
      </w:r>
      <w:r>
        <w:rPr>
          <w:rFonts w:eastAsia="黑体"/>
        </w:rPr>
        <w:instrText xml:space="preserve"> HYPERLINK \l _Toc31070 </w:instrText>
      </w:r>
      <w:r>
        <w:rPr>
          <w:rFonts w:eastAsia="黑体"/>
        </w:rPr>
        <w:fldChar w:fldCharType="separate"/>
      </w:r>
      <w:r>
        <w:rPr>
          <w:rFonts w:hint="eastAsia"/>
        </w:rPr>
        <w:t>参考文献</w:t>
      </w:r>
      <w:r>
        <w:tab/>
      </w:r>
      <w:r>
        <w:fldChar w:fldCharType="begin"/>
      </w:r>
      <w:r>
        <w:instrText xml:space="preserve"> PAGEREF _Toc31070 \h </w:instrText>
      </w:r>
      <w:r>
        <w:fldChar w:fldCharType="separate"/>
      </w:r>
      <w:r>
        <w:t>65</w:t>
      </w:r>
      <w:r>
        <w:fldChar w:fldCharType="end"/>
      </w:r>
      <w:r>
        <w:rPr>
          <w:rFonts w:eastAsia="黑体"/>
        </w:rPr>
        <w:fldChar w:fldCharType="end"/>
      </w:r>
    </w:p>
    <w:p w14:paraId="201A2076">
      <w:pPr>
        <w:adjustRightInd w:val="0"/>
        <w:spacing w:line="360" w:lineRule="atLeast"/>
        <w:ind w:firstLine="480"/>
      </w:pPr>
      <w:r>
        <w:rPr>
          <w:rFonts w:eastAsia="黑体"/>
        </w:rPr>
        <w:fldChar w:fldCharType="end"/>
      </w:r>
    </w:p>
    <w:p w14:paraId="255C1B85">
      <w:pPr>
        <w:adjustRightInd w:val="0"/>
        <w:spacing w:line="360" w:lineRule="atLeast"/>
        <w:ind w:firstLine="480"/>
        <w:sectPr>
          <w:headerReference r:id="rId14" w:type="default"/>
          <w:headerReference r:id="rId15" w:type="even"/>
          <w:footnotePr>
            <w:numFmt w:val="decimalEnclosedCircleChinese"/>
            <w:numRestart w:val="eachPage"/>
          </w:footnotePr>
          <w:pgSz w:w="11906" w:h="16838"/>
          <w:pgMar w:top="1701" w:right="1701" w:bottom="1701" w:left="1701" w:header="1134" w:footer="1134" w:gutter="0"/>
          <w:pgNumType w:fmt="upperRoman"/>
          <w:cols w:space="425" w:num="1"/>
          <w:docGrid w:linePitch="312" w:charSpace="0"/>
        </w:sectPr>
      </w:pPr>
    </w:p>
    <w:p w14:paraId="59989030">
      <w:pPr>
        <w:pStyle w:val="61"/>
        <w:spacing w:before="480" w:after="360" w:line="400" w:lineRule="exact"/>
        <w:jc w:val="center"/>
        <w:outlineLvl w:val="8"/>
        <w:rPr>
          <w:rFonts w:eastAsia="黑体"/>
          <w:sz w:val="30"/>
          <w:szCs w:val="30"/>
        </w:rPr>
      </w:pPr>
      <w:r>
        <w:rPr>
          <w:sz w:val="30"/>
          <w:szCs w:val="30"/>
        </w:rPr>
        <mc:AlternateContent>
          <mc:Choice Requires="wps">
            <w:drawing>
              <wp:anchor distT="45720" distB="45720" distL="114300" distR="114300" simplePos="0" relativeHeight="251661312" behindDoc="0" locked="1" layoutInCell="1" allowOverlap="1">
                <wp:simplePos x="0" y="0"/>
                <wp:positionH relativeFrom="margin">
                  <wp:align>left</wp:align>
                </wp:positionH>
                <wp:positionV relativeFrom="page">
                  <wp:posOffset>3165475</wp:posOffset>
                </wp:positionV>
                <wp:extent cx="1909445" cy="393065"/>
                <wp:effectExtent l="0" t="609600" r="14605" b="26035"/>
                <wp:wrapNone/>
                <wp:docPr id="3" name="说明"/>
                <wp:cNvGraphicFramePr/>
                <a:graphic xmlns:a="http://schemas.openxmlformats.org/drawingml/2006/main">
                  <a:graphicData uri="http://schemas.microsoft.com/office/word/2010/wordprocessingShape">
                    <wps:wsp>
                      <wps:cNvSpPr txBox="1">
                        <a:spLocks noChangeArrowheads="1"/>
                      </wps:cNvSpPr>
                      <wps:spPr bwMode="auto">
                        <a:xfrm>
                          <a:off x="1078173" y="3166281"/>
                          <a:ext cx="1909445" cy="393065"/>
                        </a:xfrm>
                        <a:prstGeom prst="wedgeRectCallout">
                          <a:avLst>
                            <a:gd name="adj1" fmla="val 36679"/>
                            <a:gd name="adj2" fmla="val -197770"/>
                          </a:avLst>
                        </a:prstGeom>
                        <a:solidFill>
                          <a:schemeClr val="accent5">
                            <a:lumMod val="20000"/>
                            <a:lumOff val="80000"/>
                          </a:schemeClr>
                        </a:solidFill>
                        <a:ln w="9525">
                          <a:solidFill>
                            <a:srgbClr val="0070C0"/>
                          </a:solidFill>
                          <a:miter lim="800000"/>
                        </a:ln>
                      </wps:spPr>
                      <wps:txbx>
                        <w:txbxContent>
                          <w:p w14:paraId="4118D2F8">
                            <w:pPr>
                              <w:pStyle w:val="61"/>
                              <w:rPr>
                                <w:b/>
                                <w:bCs/>
                                <w:color w:val="FF0000"/>
                                <w:sz w:val="18"/>
                                <w:szCs w:val="15"/>
                              </w:rPr>
                            </w:pPr>
                            <w:r>
                              <w:rPr>
                                <w:rFonts w:hint="eastAsia"/>
                                <w:sz w:val="18"/>
                                <w:szCs w:val="15"/>
                              </w:rPr>
                              <w:t>图目录中，可统一只保留主图题、省略各分图题，以便于阅读和排版。</w:t>
                            </w:r>
                          </w:p>
                          <w:p w14:paraId="70623B33">
                            <w:pPr>
                              <w:pStyle w:val="61"/>
                              <w:rPr>
                                <w:b/>
                                <w:bCs/>
                                <w:color w:val="FF0000"/>
                                <w:sz w:val="18"/>
                                <w:szCs w:val="15"/>
                              </w:rPr>
                            </w:pPr>
                          </w:p>
                        </w:txbxContent>
                      </wps:txbx>
                      <wps:bodyPr rot="0" vert="horz" wrap="square" lIns="91440" tIns="45720" rIns="91440" bIns="45720" anchor="t" anchorCtr="0">
                        <a:noAutofit/>
                      </wps:bodyPr>
                    </wps:wsp>
                  </a:graphicData>
                </a:graphic>
              </wp:anchor>
            </w:drawing>
          </mc:Choice>
          <mc:Fallback>
            <w:pict>
              <v:shape id="说明" o:spid="_x0000_s1026" o:spt="61" type="#_x0000_t61" style="position:absolute;left:0pt;margin-top:249.25pt;height:30.95pt;width:150.35pt;mso-position-horizontal:left;mso-position-horizontal-relative:margin;mso-position-vertical-relative:page;z-index:251661312;mso-width-relative:page;mso-height-relative:page;" fillcolor="#DEEBF7 [664]" filled="t" stroked="t" coordsize="21600,21600" o:gfxdata="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m7B5UdgAAAAI&#10;AQAADwAAAAAAAAABACAAAAAiAAAAZHJzL2Rvd25yZXYueG1sUEsBAhQAFAAAAAgAh07iQIsd2TyO&#10;AgAAGgUAAA4AAAAAAAAAAQAgAAAAJwEAAGRycy9lMm9Eb2MueG1sUEsFBgAAAAAGAAYAWQEAACcG&#10;AAAAAA==&#10;" adj="18723,-31918">
                <v:fill on="t" focussize="0,0"/>
                <v:stroke color="#0070C0" miterlimit="8" joinstyle="miter"/>
                <v:imagedata o:title=""/>
                <o:lock v:ext="edit" aspectratio="f"/>
                <v:textbox>
                  <w:txbxContent>
                    <w:p w14:paraId="4118D2F8">
                      <w:pPr>
                        <w:pStyle w:val="61"/>
                        <w:rPr>
                          <w:b/>
                          <w:bCs/>
                          <w:color w:val="FF0000"/>
                          <w:sz w:val="18"/>
                          <w:szCs w:val="15"/>
                        </w:rPr>
                      </w:pPr>
                      <w:r>
                        <w:rPr>
                          <w:rFonts w:hint="eastAsia"/>
                          <w:sz w:val="18"/>
                          <w:szCs w:val="15"/>
                        </w:rPr>
                        <w:t>图目录中，可统一只保留主图题、省略各分图题，以便于阅读和排版。</w:t>
                      </w:r>
                    </w:p>
                    <w:p w14:paraId="70623B33">
                      <w:pPr>
                        <w:pStyle w:val="61"/>
                        <w:rPr>
                          <w:b/>
                          <w:bCs/>
                          <w:color w:val="FF0000"/>
                          <w:sz w:val="18"/>
                          <w:szCs w:val="15"/>
                        </w:rPr>
                      </w:pPr>
                    </w:p>
                  </w:txbxContent>
                </v:textbox>
                <w10:anchorlock/>
              </v:shape>
            </w:pict>
          </mc:Fallback>
        </mc:AlternateContent>
      </w:r>
      <w:r>
        <w:rPr>
          <w:sz w:val="30"/>
          <w:szCs w:val="30"/>
        </w:rPr>
        <mc:AlternateContent>
          <mc:Choice Requires="wps">
            <w:drawing>
              <wp:anchor distT="45720" distB="45720" distL="114300" distR="114300" simplePos="0" relativeHeight="251660288" behindDoc="0" locked="1" layoutInCell="1" allowOverlap="1">
                <wp:simplePos x="0" y="0"/>
                <wp:positionH relativeFrom="margin">
                  <wp:align>left</wp:align>
                </wp:positionH>
                <wp:positionV relativeFrom="page">
                  <wp:posOffset>907415</wp:posOffset>
                </wp:positionV>
                <wp:extent cx="1909445" cy="968375"/>
                <wp:effectExtent l="0" t="0" r="186055" b="17145"/>
                <wp:wrapNone/>
                <wp:docPr id="16" name="说明"/>
                <wp:cNvGraphicFramePr/>
                <a:graphic xmlns:a="http://schemas.openxmlformats.org/drawingml/2006/main">
                  <a:graphicData uri="http://schemas.microsoft.com/office/word/2010/wordprocessingShape">
                    <wps:wsp>
                      <wps:cNvSpPr txBox="1">
                        <a:spLocks noChangeArrowheads="1"/>
                      </wps:cNvSpPr>
                      <wps:spPr bwMode="auto">
                        <a:xfrm>
                          <a:off x="1078302" y="905774"/>
                          <a:ext cx="1909445" cy="968375"/>
                        </a:xfrm>
                        <a:prstGeom prst="wedgeRectCallout">
                          <a:avLst>
                            <a:gd name="adj1" fmla="val 58104"/>
                            <a:gd name="adj2" fmla="val 18713"/>
                          </a:avLst>
                        </a:prstGeom>
                        <a:solidFill>
                          <a:schemeClr val="accent5">
                            <a:lumMod val="20000"/>
                            <a:lumOff val="80000"/>
                          </a:schemeClr>
                        </a:solidFill>
                        <a:ln w="9525">
                          <a:solidFill>
                            <a:srgbClr val="0070C0"/>
                          </a:solidFill>
                          <a:miter lim="800000"/>
                        </a:ln>
                      </wps:spPr>
                      <wps:txbx>
                        <w:txbxContent>
                          <w:p w14:paraId="1DF589AA">
                            <w:pPr>
                              <w:pStyle w:val="61"/>
                              <w:rPr>
                                <w:b/>
                                <w:bCs/>
                                <w:color w:val="FF0000"/>
                                <w:sz w:val="18"/>
                                <w:szCs w:val="15"/>
                              </w:rPr>
                            </w:pPr>
                            <w:r>
                              <w:rPr>
                                <w:rFonts w:hint="eastAsia"/>
                                <w:sz w:val="18"/>
                                <w:szCs w:val="15"/>
                              </w:rPr>
                              <w:t>本文档中的图目录、表目录、缩略词表、主要符号表，是为了方便同学们套用模板而预留。撰写论文时，应根据实际情况和学科、行业惯例取舍。例如，只有几个图、表的，一般不用制作图、表目录。</w:t>
                            </w:r>
                          </w:p>
                          <w:p w14:paraId="6FAEF11B">
                            <w:pPr>
                              <w:pStyle w:val="61"/>
                              <w:rPr>
                                <w:b/>
                                <w:bCs/>
                                <w:color w:val="FF0000"/>
                                <w:sz w:val="18"/>
                                <w:szCs w:val="15"/>
                              </w:rPr>
                            </w:pPr>
                          </w:p>
                        </w:txbxContent>
                      </wps:txbx>
                      <wps:bodyPr rot="0" vert="horz" wrap="square" lIns="91440" tIns="45720" rIns="91440" bIns="45720" anchor="t" anchorCtr="0">
                        <a:noAutofit/>
                      </wps:bodyPr>
                    </wps:wsp>
                  </a:graphicData>
                </a:graphic>
              </wp:anchor>
            </w:drawing>
          </mc:Choice>
          <mc:Fallback>
            <w:pict>
              <v:shape id="说明" o:spid="_x0000_s1026" o:spt="61" type="#_x0000_t61" style="position:absolute;left:0pt;margin-top:71.45pt;height:76.25pt;width:150.35pt;mso-position-horizontal:left;mso-position-horizontal-relative:margin;mso-position-vertical-relative:page;z-index:251660288;mso-width-relative:page;mso-height-relative:page;" fillcolor="#DEEBF7 [664]" filled="t" stroked="t" coordsize="21600,21600" o:gfxdata="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FGV0TTaAAAACAEA&#10;AA8AAAAAAAAAAQAgAAAAIgAAAGRycy9kb3ducmV2LnhtbFBLAQIUABQAAAAIAIdO4kBVmsYLigIA&#10;ABgFAAAOAAAAAAAAAAEAIAAAACkBAABkcnMvZTJvRG9jLnhtbFBLBQYAAAAABgAGAFkBAAAlBgAA&#10;AAA=&#10;" adj="23350,14842">
                <v:fill on="t" focussize="0,0"/>
                <v:stroke color="#0070C0" miterlimit="8" joinstyle="miter"/>
                <v:imagedata o:title=""/>
                <o:lock v:ext="edit" aspectratio="f"/>
                <v:textbox>
                  <w:txbxContent>
                    <w:p w14:paraId="1DF589AA">
                      <w:pPr>
                        <w:pStyle w:val="61"/>
                        <w:rPr>
                          <w:b/>
                          <w:bCs/>
                          <w:color w:val="FF0000"/>
                          <w:sz w:val="18"/>
                          <w:szCs w:val="15"/>
                        </w:rPr>
                      </w:pPr>
                      <w:r>
                        <w:rPr>
                          <w:rFonts w:hint="eastAsia"/>
                          <w:sz w:val="18"/>
                          <w:szCs w:val="15"/>
                        </w:rPr>
                        <w:t>本文档中的图目录、表目录、缩略词表、主要符号表，是为了方便同学们套用模板而预留。撰写论文时，应根据实际情况和学科、行业惯例取舍。例如，只有几个图、表的，一般不用制作图、表目录。</w:t>
                      </w:r>
                    </w:p>
                    <w:p w14:paraId="6FAEF11B">
                      <w:pPr>
                        <w:pStyle w:val="61"/>
                        <w:rPr>
                          <w:b/>
                          <w:bCs/>
                          <w:color w:val="FF0000"/>
                          <w:sz w:val="18"/>
                          <w:szCs w:val="15"/>
                        </w:rPr>
                      </w:pPr>
                    </w:p>
                  </w:txbxContent>
                </v:textbox>
                <w10:anchorlock/>
              </v:shape>
            </w:pict>
          </mc:Fallback>
        </mc:AlternateContent>
      </w:r>
      <w:r>
        <w:rPr>
          <w:rFonts w:hint="eastAsia" w:eastAsia="黑体"/>
          <w:sz w:val="30"/>
          <w:szCs w:val="30"/>
        </w:rPr>
        <w:t>图目录</w:t>
      </w:r>
    </w:p>
    <w:p w14:paraId="4572F7AF">
      <w:pPr>
        <w:pStyle w:val="20"/>
        <w:ind w:left="744" w:hanging="744"/>
        <w:rPr>
          <w:rFonts w:hint="eastAsia" w:asciiTheme="minorHAnsi" w:hAnsiTheme="minorHAnsi" w:eastAsiaTheme="minorEastAsia"/>
          <w:sz w:val="21"/>
          <w:szCs w:val="22"/>
        </w:rPr>
      </w:pPr>
      <w:r>
        <w:fldChar w:fldCharType="begin"/>
      </w:r>
      <w:r>
        <w:instrText xml:space="preserve"> TOC \h \z \c "图1-" </w:instrText>
      </w:r>
      <w:r>
        <w:fldChar w:fldCharType="separate"/>
      </w:r>
      <w:r>
        <w:fldChar w:fldCharType="begin"/>
      </w:r>
      <w:r>
        <w:instrText xml:space="preserve"> HYPERLINK \l "_Toc93267768" </w:instrText>
      </w:r>
      <w:r>
        <w:fldChar w:fldCharType="separate"/>
      </w:r>
      <w:r>
        <w:rPr>
          <w:rStyle w:val="32"/>
        </w:rPr>
        <w:t>图1-1 学位论文基本结构</w:t>
      </w:r>
      <w:r>
        <w:tab/>
      </w:r>
      <w:r>
        <w:fldChar w:fldCharType="begin"/>
      </w:r>
      <w:r>
        <w:instrText xml:space="preserve"> PAGEREF _Toc93267768 \h </w:instrText>
      </w:r>
      <w:r>
        <w:fldChar w:fldCharType="separate"/>
      </w:r>
      <w:r>
        <w:t>1</w:t>
      </w:r>
      <w:r>
        <w:fldChar w:fldCharType="end"/>
      </w:r>
      <w:r>
        <w:fldChar w:fldCharType="end"/>
      </w:r>
    </w:p>
    <w:p w14:paraId="3A367273">
      <w:pPr>
        <w:pStyle w:val="18"/>
        <w:ind w:left="2232" w:hanging="768"/>
      </w:pPr>
      <w:r>
        <w:fldChar w:fldCharType="end"/>
      </w:r>
      <w:r>
        <w:fldChar w:fldCharType="begin"/>
      </w:r>
      <w:r>
        <w:instrText xml:space="preserve"> TOC \h \z \c "图2-" </w:instrText>
      </w:r>
      <w:r>
        <w:fldChar w:fldCharType="separate"/>
      </w:r>
    </w:p>
    <w:p w14:paraId="55D186E2">
      <w:pPr>
        <w:pStyle w:val="20"/>
        <w:ind w:left="744" w:hanging="744"/>
        <w:rPr>
          <w:rFonts w:hint="eastAsia" w:asciiTheme="minorHAnsi" w:hAnsiTheme="minorHAnsi" w:eastAsiaTheme="minorEastAsia"/>
          <w:sz w:val="21"/>
          <w:szCs w:val="22"/>
        </w:rPr>
      </w:pPr>
      <w:r>
        <w:fldChar w:fldCharType="begin"/>
      </w:r>
      <w:r>
        <w:instrText xml:space="preserve"> HYPERLINK \l "_Toc93267769" </w:instrText>
      </w:r>
      <w:r>
        <w:fldChar w:fldCharType="separate"/>
      </w:r>
      <w:r>
        <w:rPr>
          <w:rStyle w:val="32"/>
        </w:rPr>
        <w:t>图2-1 图的排版示意图。(a)分图序号置于对应分图正下方；(b)分图题按序编写用分号隔开置于主图题之后并用句号与之隔开；(c)超过一行的图题两端对齐左右缩进4字符</w:t>
      </w:r>
      <w:r>
        <w:tab/>
      </w:r>
      <w:r>
        <w:fldChar w:fldCharType="begin"/>
      </w:r>
      <w:r>
        <w:instrText xml:space="preserve"> PAGEREF _Toc93267769 \h </w:instrText>
      </w:r>
      <w:r>
        <w:fldChar w:fldCharType="separate"/>
      </w:r>
      <w:r>
        <w:t>8</w:t>
      </w:r>
      <w:r>
        <w:fldChar w:fldCharType="end"/>
      </w:r>
      <w:r>
        <w:fldChar w:fldCharType="end"/>
      </w:r>
    </w:p>
    <w:p w14:paraId="7B4A9109">
      <w:pPr>
        <w:pStyle w:val="18"/>
        <w:ind w:left="2232" w:hanging="768"/>
      </w:pPr>
      <w:r>
        <w:fldChar w:fldCharType="end"/>
      </w:r>
    </w:p>
    <w:p w14:paraId="2035C6EA">
      <w:pPr>
        <w:pStyle w:val="18"/>
        <w:ind w:left="2232" w:hanging="768"/>
      </w:pPr>
    </w:p>
    <w:p w14:paraId="76AAF6BC">
      <w:pPr>
        <w:adjustRightInd w:val="0"/>
        <w:spacing w:line="360" w:lineRule="atLeast"/>
        <w:ind w:firstLine="480"/>
        <w:sectPr>
          <w:headerReference r:id="rId16" w:type="default"/>
          <w:headerReference r:id="rId17" w:type="even"/>
          <w:footnotePr>
            <w:numFmt w:val="decimalEnclosedCircleChinese"/>
            <w:numRestart w:val="eachPage"/>
          </w:footnotePr>
          <w:pgSz w:w="11906" w:h="16838"/>
          <w:pgMar w:top="1701" w:right="1701" w:bottom="1701" w:left="1701" w:header="1134" w:footer="1134" w:gutter="0"/>
          <w:pgNumType w:fmt="upperRoman"/>
          <w:cols w:space="425" w:num="1"/>
          <w:docGrid w:linePitch="312" w:charSpace="0"/>
        </w:sectPr>
      </w:pPr>
    </w:p>
    <w:p w14:paraId="17C87CDD">
      <w:pPr>
        <w:pStyle w:val="61"/>
        <w:spacing w:before="480" w:after="360" w:line="400" w:lineRule="exact"/>
        <w:jc w:val="center"/>
        <w:outlineLvl w:val="8"/>
        <w:rPr>
          <w:rFonts w:eastAsia="黑体"/>
          <w:sz w:val="30"/>
          <w:szCs w:val="30"/>
        </w:rPr>
      </w:pPr>
      <w:r>
        <w:rPr>
          <w:rFonts w:hint="eastAsia" w:eastAsia="黑体"/>
          <w:sz w:val="30"/>
          <w:szCs w:val="30"/>
        </w:rPr>
        <w:t>表目录</w:t>
      </w:r>
    </w:p>
    <w:p w14:paraId="4D122582">
      <w:pPr>
        <w:pStyle w:val="20"/>
        <w:ind w:left="744" w:hanging="744"/>
        <w:rPr>
          <w:rFonts w:hint="eastAsia" w:asciiTheme="minorHAnsi" w:hAnsiTheme="minorHAnsi" w:eastAsiaTheme="minorEastAsia"/>
          <w:sz w:val="21"/>
          <w:szCs w:val="22"/>
        </w:rPr>
      </w:pPr>
      <w:r>
        <w:fldChar w:fldCharType="begin"/>
      </w:r>
      <w:r>
        <w:instrText xml:space="preserve"> TOC \h \z \c "表1-" </w:instrText>
      </w:r>
      <w:r>
        <w:fldChar w:fldCharType="separate"/>
      </w:r>
      <w:r>
        <w:fldChar w:fldCharType="begin"/>
      </w:r>
      <w:r>
        <w:instrText xml:space="preserve"> HYPERLINK \l "_Toc93267770" </w:instrText>
      </w:r>
      <w:r>
        <w:fldChar w:fldCharType="separate"/>
      </w:r>
      <w:r>
        <w:rPr>
          <w:rStyle w:val="32"/>
        </w:rPr>
        <w:t>表1-1 学位论文各部分标题中、英文翻译对照表</w:t>
      </w:r>
      <w:r>
        <w:tab/>
      </w:r>
      <w:r>
        <w:fldChar w:fldCharType="begin"/>
      </w:r>
      <w:r>
        <w:instrText xml:space="preserve"> PAGEREF _Toc93267770 \h </w:instrText>
      </w:r>
      <w:r>
        <w:fldChar w:fldCharType="separate"/>
      </w:r>
      <w:r>
        <w:t>4</w:t>
      </w:r>
      <w:r>
        <w:fldChar w:fldCharType="end"/>
      </w:r>
      <w:r>
        <w:fldChar w:fldCharType="end"/>
      </w:r>
    </w:p>
    <w:p w14:paraId="5770BA44">
      <w:pPr>
        <w:tabs>
          <w:tab w:val="right" w:leader="middleDot" w:pos="8494"/>
        </w:tabs>
        <w:ind w:left="720" w:hanging="720" w:hangingChars="300"/>
      </w:pPr>
      <w:r>
        <w:fldChar w:fldCharType="end"/>
      </w:r>
    </w:p>
    <w:p w14:paraId="5EF66DAB">
      <w:pPr>
        <w:pStyle w:val="20"/>
        <w:ind w:left="744" w:hanging="744"/>
        <w:rPr>
          <w:rFonts w:hint="eastAsia" w:asciiTheme="minorHAnsi" w:hAnsiTheme="minorHAnsi" w:eastAsiaTheme="minorEastAsia"/>
          <w:sz w:val="21"/>
          <w:szCs w:val="22"/>
        </w:rPr>
      </w:pPr>
      <w:r>
        <w:fldChar w:fldCharType="begin"/>
      </w:r>
      <w:r>
        <w:instrText xml:space="preserve"> </w:instrText>
      </w:r>
      <w:r>
        <w:rPr>
          <w:rFonts w:hint="eastAsia"/>
        </w:rPr>
        <w:instrText xml:space="preserve">TOC \h \z \c "表2-"</w:instrText>
      </w:r>
      <w:r>
        <w:instrText xml:space="preserve"> </w:instrText>
      </w:r>
      <w:r>
        <w:fldChar w:fldCharType="separate"/>
      </w:r>
      <w:r>
        <w:fldChar w:fldCharType="begin"/>
      </w:r>
      <w:r>
        <w:instrText xml:space="preserve"> HYPERLINK \l "_Toc93267771" </w:instrText>
      </w:r>
      <w:r>
        <w:fldChar w:fldCharType="separate"/>
      </w:r>
      <w:r>
        <w:rPr>
          <w:rStyle w:val="32"/>
        </w:rPr>
        <w:t>表2-1 中、英文字号对应关系</w:t>
      </w:r>
      <w:r>
        <w:tab/>
      </w:r>
      <w:r>
        <w:fldChar w:fldCharType="begin"/>
      </w:r>
      <w:r>
        <w:instrText xml:space="preserve"> PAGEREF _Toc93267771 \h </w:instrText>
      </w:r>
      <w:r>
        <w:fldChar w:fldCharType="separate"/>
      </w:r>
      <w:r>
        <w:t>6</w:t>
      </w:r>
      <w:r>
        <w:fldChar w:fldCharType="end"/>
      </w:r>
      <w:r>
        <w:fldChar w:fldCharType="end"/>
      </w:r>
    </w:p>
    <w:p w14:paraId="2EDA331B">
      <w:pPr>
        <w:pStyle w:val="20"/>
        <w:ind w:left="744" w:hanging="744"/>
        <w:rPr>
          <w:rFonts w:hint="eastAsia" w:asciiTheme="minorHAnsi" w:hAnsiTheme="minorHAnsi" w:eastAsiaTheme="minorEastAsia"/>
          <w:sz w:val="21"/>
          <w:szCs w:val="22"/>
        </w:rPr>
      </w:pPr>
      <w:r>
        <w:fldChar w:fldCharType="begin"/>
      </w:r>
      <w:r>
        <w:instrText xml:space="preserve"> HYPERLINK \l "_Toc93267772" </w:instrText>
      </w:r>
      <w:r>
        <w:fldChar w:fldCharType="separate"/>
      </w:r>
      <w:r>
        <w:rPr>
          <w:rStyle w:val="32"/>
        </w:rPr>
        <w:t>表2-2 主要文字及段落格式要求</w:t>
      </w:r>
      <w:r>
        <w:tab/>
      </w:r>
      <w:r>
        <w:fldChar w:fldCharType="begin"/>
      </w:r>
      <w:r>
        <w:instrText xml:space="preserve"> PAGEREF _Toc93267772 \h </w:instrText>
      </w:r>
      <w:r>
        <w:fldChar w:fldCharType="separate"/>
      </w:r>
      <w:r>
        <w:t>6</w:t>
      </w:r>
      <w:r>
        <w:fldChar w:fldCharType="end"/>
      </w:r>
      <w:r>
        <w:fldChar w:fldCharType="end"/>
      </w:r>
    </w:p>
    <w:p w14:paraId="03E76190">
      <w:pPr>
        <w:pStyle w:val="20"/>
        <w:ind w:left="744" w:hanging="744"/>
        <w:rPr>
          <w:rFonts w:hint="eastAsia" w:asciiTheme="minorHAnsi" w:hAnsiTheme="minorHAnsi" w:eastAsiaTheme="minorEastAsia"/>
          <w:sz w:val="21"/>
          <w:szCs w:val="22"/>
        </w:rPr>
      </w:pPr>
      <w:r>
        <w:fldChar w:fldCharType="begin"/>
      </w:r>
      <w:r>
        <w:instrText xml:space="preserve"> HYPERLINK \l "_Toc93267773" </w:instrText>
      </w:r>
      <w:r>
        <w:fldChar w:fldCharType="separate"/>
      </w:r>
      <w:r>
        <w:rPr>
          <w:rStyle w:val="32"/>
        </w:rPr>
        <w:t>表2-3 常见参考文献书写格式</w:t>
      </w:r>
      <w:r>
        <w:tab/>
      </w:r>
      <w:r>
        <w:fldChar w:fldCharType="begin"/>
      </w:r>
      <w:r>
        <w:instrText xml:space="preserve"> PAGEREF _Toc93267773 \h </w:instrText>
      </w:r>
      <w:r>
        <w:fldChar w:fldCharType="separate"/>
      </w:r>
      <w:r>
        <w:t>10</w:t>
      </w:r>
      <w:r>
        <w:fldChar w:fldCharType="end"/>
      </w:r>
      <w:r>
        <w:fldChar w:fldCharType="end"/>
      </w:r>
    </w:p>
    <w:p w14:paraId="5E96811D">
      <w:pPr>
        <w:pStyle w:val="20"/>
        <w:ind w:left="744" w:hanging="744"/>
        <w:rPr>
          <w:rFonts w:hint="eastAsia" w:asciiTheme="minorHAnsi" w:hAnsiTheme="minorHAnsi" w:eastAsiaTheme="minorEastAsia"/>
          <w:sz w:val="21"/>
          <w:szCs w:val="22"/>
        </w:rPr>
      </w:pPr>
      <w:r>
        <w:fldChar w:fldCharType="begin"/>
      </w:r>
      <w:r>
        <w:instrText xml:space="preserve"> HYPERLINK \l "_Toc93267774" </w:instrText>
      </w:r>
      <w:r>
        <w:fldChar w:fldCharType="separate"/>
      </w:r>
      <w:r>
        <w:rPr>
          <w:rStyle w:val="32"/>
        </w:rPr>
        <w:t>表2-4 文献类型和标识代码</w:t>
      </w:r>
      <w:r>
        <w:tab/>
      </w:r>
      <w:r>
        <w:fldChar w:fldCharType="begin"/>
      </w:r>
      <w:r>
        <w:instrText xml:space="preserve"> PAGEREF _Toc93267774 \h </w:instrText>
      </w:r>
      <w:r>
        <w:fldChar w:fldCharType="separate"/>
      </w:r>
      <w:r>
        <w:t>11</w:t>
      </w:r>
      <w:r>
        <w:fldChar w:fldCharType="end"/>
      </w:r>
      <w:r>
        <w:fldChar w:fldCharType="end"/>
      </w:r>
    </w:p>
    <w:p w14:paraId="4EE43164">
      <w:pPr>
        <w:pStyle w:val="20"/>
        <w:ind w:left="744" w:hanging="744"/>
        <w:rPr>
          <w:rFonts w:hint="eastAsia" w:asciiTheme="minorHAnsi" w:hAnsiTheme="minorHAnsi" w:eastAsiaTheme="minorEastAsia"/>
          <w:sz w:val="21"/>
          <w:szCs w:val="22"/>
        </w:rPr>
      </w:pPr>
      <w:r>
        <w:fldChar w:fldCharType="begin"/>
      </w:r>
      <w:r>
        <w:instrText xml:space="preserve"> HYPERLINK \l "_Toc93267775" </w:instrText>
      </w:r>
      <w:r>
        <w:fldChar w:fldCharType="separate"/>
      </w:r>
      <w:r>
        <w:rPr>
          <w:rStyle w:val="32"/>
        </w:rPr>
        <w:t>表2-5 电子文献载体类型和标识代码</w:t>
      </w:r>
      <w:r>
        <w:tab/>
      </w:r>
      <w:r>
        <w:fldChar w:fldCharType="begin"/>
      </w:r>
      <w:r>
        <w:instrText xml:space="preserve"> PAGEREF _Toc93267775 \h </w:instrText>
      </w:r>
      <w:r>
        <w:fldChar w:fldCharType="separate"/>
      </w:r>
      <w:r>
        <w:t>11</w:t>
      </w:r>
      <w:r>
        <w:fldChar w:fldCharType="end"/>
      </w:r>
      <w:r>
        <w:fldChar w:fldCharType="end"/>
      </w:r>
    </w:p>
    <w:p w14:paraId="2347ACD6">
      <w:pPr>
        <w:pStyle w:val="20"/>
        <w:ind w:left="744" w:hanging="744"/>
        <w:rPr>
          <w:rFonts w:hint="eastAsia" w:asciiTheme="minorHAnsi" w:hAnsiTheme="minorHAnsi" w:eastAsiaTheme="minorEastAsia"/>
          <w:sz w:val="21"/>
          <w:szCs w:val="22"/>
        </w:rPr>
      </w:pPr>
      <w:r>
        <w:fldChar w:fldCharType="begin"/>
      </w:r>
      <w:r>
        <w:instrText xml:space="preserve"> HYPERLINK \l "_Toc93267776" </w:instrText>
      </w:r>
      <w:r>
        <w:fldChar w:fldCharType="separate"/>
      </w:r>
      <w:r>
        <w:rPr>
          <w:rStyle w:val="32"/>
        </w:rPr>
        <w:t>表2-6 学位论文页面设置</w:t>
      </w:r>
      <w:r>
        <w:tab/>
      </w:r>
      <w:r>
        <w:fldChar w:fldCharType="begin"/>
      </w:r>
      <w:r>
        <w:instrText xml:space="preserve"> PAGEREF _Toc93267776 \h </w:instrText>
      </w:r>
      <w:r>
        <w:fldChar w:fldCharType="separate"/>
      </w:r>
      <w:r>
        <w:t>14</w:t>
      </w:r>
      <w:r>
        <w:fldChar w:fldCharType="end"/>
      </w:r>
      <w:r>
        <w:fldChar w:fldCharType="end"/>
      </w:r>
    </w:p>
    <w:p w14:paraId="3AEC92FD">
      <w:pPr>
        <w:ind w:left="720" w:hanging="720" w:hangingChars="300"/>
      </w:pPr>
      <w:r>
        <w:fldChar w:fldCharType="end"/>
      </w:r>
    </w:p>
    <w:p w14:paraId="0490EA8D">
      <w:pPr>
        <w:ind w:left="720" w:hanging="720" w:hangingChars="300"/>
      </w:pPr>
    </w:p>
    <w:p w14:paraId="20CFBEB1">
      <w:pPr>
        <w:ind w:firstLine="480"/>
        <w:sectPr>
          <w:headerReference r:id="rId18" w:type="default"/>
          <w:headerReference r:id="rId19" w:type="even"/>
          <w:footnotePr>
            <w:numFmt w:val="decimalEnclosedCircleChinese"/>
            <w:numRestart w:val="eachPage"/>
          </w:footnotePr>
          <w:pgSz w:w="11906" w:h="16838"/>
          <w:pgMar w:top="1701" w:right="1701" w:bottom="1701" w:left="1701" w:header="1134" w:footer="1134" w:gutter="0"/>
          <w:pgNumType w:fmt="upperRoman"/>
          <w:cols w:space="425" w:num="1"/>
          <w:docGrid w:linePitch="312" w:charSpace="0"/>
        </w:sectPr>
      </w:pPr>
    </w:p>
    <w:p w14:paraId="5CD34A6A">
      <w:pPr>
        <w:pStyle w:val="61"/>
        <w:spacing w:before="480" w:after="360" w:line="400" w:lineRule="exact"/>
        <w:jc w:val="center"/>
        <w:outlineLvl w:val="8"/>
        <w:rPr>
          <w:rFonts w:eastAsia="黑体"/>
          <w:sz w:val="30"/>
          <w:szCs w:val="30"/>
        </w:rPr>
      </w:pPr>
      <w:bookmarkStart w:id="88" w:name="_GoBack"/>
      <w:bookmarkEnd w:id="88"/>
      <w:r>
        <w:rPr>
          <w:rFonts w:hint="eastAsia" w:eastAsia="黑体"/>
          <w:sz w:val="30"/>
          <w:szCs w:val="30"/>
        </w:rPr>
        <w:t>主要符号表</w:t>
      </w:r>
    </w:p>
    <w:tbl>
      <w:tblPr>
        <w:tblStyle w:val="25"/>
        <w:tblW w:w="0" w:type="auto"/>
        <w:tblInd w:w="0" w:type="dxa"/>
        <w:tblLayout w:type="fixed"/>
        <w:tblCellMar>
          <w:top w:w="0" w:type="dxa"/>
          <w:left w:w="0" w:type="dxa"/>
          <w:bottom w:w="0" w:type="dxa"/>
          <w:right w:w="0" w:type="dxa"/>
        </w:tblCellMar>
      </w:tblPr>
      <w:tblGrid>
        <w:gridCol w:w="1134"/>
        <w:gridCol w:w="6521"/>
        <w:gridCol w:w="839"/>
      </w:tblGrid>
      <w:tr w14:paraId="67A87BEE">
        <w:trPr>
          <w:trHeight w:val="510" w:hRule="atLeast"/>
        </w:trPr>
        <w:tc>
          <w:tcPr>
            <w:tcW w:w="1134" w:type="dxa"/>
            <w:vAlign w:val="center"/>
          </w:tcPr>
          <w:p w14:paraId="13B95CFA">
            <w:pPr>
              <w:pStyle w:val="61"/>
              <w:rPr>
                <w:b/>
                <w:bCs/>
              </w:rPr>
            </w:pPr>
            <w:r>
              <w:rPr>
                <w:rFonts w:hint="eastAsia"/>
                <w:b/>
                <w:bCs/>
              </w:rPr>
              <w:t>符号</w:t>
            </w:r>
          </w:p>
        </w:tc>
        <w:tc>
          <w:tcPr>
            <w:tcW w:w="6521" w:type="dxa"/>
            <w:vAlign w:val="center"/>
          </w:tcPr>
          <w:p w14:paraId="4930AB47">
            <w:pPr>
              <w:pStyle w:val="61"/>
              <w:rPr>
                <w:b/>
                <w:bCs/>
              </w:rPr>
            </w:pPr>
            <w:r>
              <w:rPr>
                <w:rFonts w:hint="eastAsia"/>
                <w:b/>
                <w:bCs/>
              </w:rPr>
              <w:t>说明</w:t>
            </w:r>
          </w:p>
        </w:tc>
        <w:tc>
          <w:tcPr>
            <w:tcW w:w="839" w:type="dxa"/>
            <w:vAlign w:val="center"/>
          </w:tcPr>
          <w:p w14:paraId="6B278F11">
            <w:pPr>
              <w:pStyle w:val="61"/>
              <w:jc w:val="center"/>
              <w:rPr>
                <w:b/>
                <w:bCs/>
              </w:rPr>
            </w:pPr>
            <w:r>
              <w:rPr>
                <w:rFonts w:hint="eastAsia"/>
                <w:b/>
                <w:bCs/>
              </w:rPr>
              <w:t>页码</w:t>
            </w:r>
          </w:p>
        </w:tc>
      </w:tr>
      <w:tr w14:paraId="1329F11F">
        <w:trPr>
          <w:trHeight w:val="510" w:hRule="atLeast"/>
        </w:trPr>
        <w:tc>
          <w:tcPr>
            <w:tcW w:w="1134" w:type="dxa"/>
            <w:vAlign w:val="center"/>
          </w:tcPr>
          <w:p w14:paraId="45A743EF">
            <w:pPr>
              <w:pStyle w:val="61"/>
            </w:pPr>
            <w:r>
              <w:rPr>
                <w:rFonts w:ascii="Cambria Math" w:hAnsi="Cambria Math" w:cs="Cambria Math"/>
              </w:rPr>
              <w:t>𝒫</w:t>
            </w:r>
            <w:r>
              <w:t>Ω(·)</w:t>
            </w:r>
          </w:p>
        </w:tc>
        <w:tc>
          <w:tcPr>
            <w:tcW w:w="6521" w:type="dxa"/>
            <w:vAlign w:val="center"/>
          </w:tcPr>
          <w:p w14:paraId="3CE605EF">
            <w:pPr>
              <w:pStyle w:val="61"/>
            </w:pPr>
            <w:r>
              <w:rPr>
                <w:rFonts w:hint="eastAsia"/>
              </w:rPr>
              <w:t>集合</w:t>
            </w:r>
            <w:r>
              <w:t>Ω</w:t>
            </w:r>
            <w:r>
              <w:rPr>
                <w:rFonts w:hint="eastAsia"/>
              </w:rPr>
              <w:t>上的投影算子</w:t>
            </w:r>
          </w:p>
        </w:tc>
        <w:tc>
          <w:tcPr>
            <w:tcW w:w="839" w:type="dxa"/>
            <w:vAlign w:val="center"/>
          </w:tcPr>
          <w:p w14:paraId="5F7E810E">
            <w:pPr>
              <w:pStyle w:val="61"/>
              <w:jc w:val="center"/>
            </w:pPr>
            <w:r>
              <w:rPr>
                <w:rFonts w:hint="eastAsia"/>
              </w:rPr>
              <w:t>1</w:t>
            </w:r>
            <w:r>
              <w:t>0</w:t>
            </w:r>
          </w:p>
        </w:tc>
      </w:tr>
      <w:tr w14:paraId="23418B03">
        <w:trPr>
          <w:trHeight w:val="510" w:hRule="atLeast"/>
        </w:trPr>
        <w:tc>
          <w:tcPr>
            <w:tcW w:w="1134" w:type="dxa"/>
            <w:vAlign w:val="center"/>
          </w:tcPr>
          <w:p w14:paraId="5E0DF831">
            <w:pPr>
              <w:pStyle w:val="61"/>
              <w:rPr>
                <w:color w:val="000000"/>
              </w:rPr>
            </w:pPr>
          </w:p>
        </w:tc>
        <w:tc>
          <w:tcPr>
            <w:tcW w:w="6521" w:type="dxa"/>
            <w:vAlign w:val="center"/>
          </w:tcPr>
          <w:p w14:paraId="58F75DF2">
            <w:pPr>
              <w:pStyle w:val="61"/>
            </w:pPr>
          </w:p>
        </w:tc>
        <w:tc>
          <w:tcPr>
            <w:tcW w:w="839" w:type="dxa"/>
            <w:vAlign w:val="center"/>
          </w:tcPr>
          <w:p w14:paraId="24DBE734">
            <w:pPr>
              <w:pStyle w:val="61"/>
              <w:jc w:val="center"/>
            </w:pPr>
          </w:p>
        </w:tc>
      </w:tr>
    </w:tbl>
    <w:p w14:paraId="10F6CE60">
      <w:pPr>
        <w:adjustRightInd w:val="0"/>
        <w:spacing w:line="360" w:lineRule="atLeast"/>
        <w:ind w:firstLine="480"/>
      </w:pPr>
    </w:p>
    <w:p w14:paraId="2D050381">
      <w:pPr>
        <w:adjustRightInd w:val="0"/>
        <w:spacing w:line="360" w:lineRule="atLeast"/>
        <w:ind w:firstLine="480"/>
      </w:pPr>
    </w:p>
    <w:p w14:paraId="538D6022">
      <w:pPr>
        <w:adjustRightInd w:val="0"/>
        <w:spacing w:line="360" w:lineRule="atLeast"/>
        <w:ind w:firstLine="480"/>
        <w:sectPr>
          <w:headerReference r:id="rId20" w:type="default"/>
          <w:headerReference r:id="rId21" w:type="even"/>
          <w:footnotePr>
            <w:numFmt w:val="decimalEnclosedCircleChinese"/>
            <w:numRestart w:val="eachPage"/>
          </w:footnotePr>
          <w:pgSz w:w="11906" w:h="16838"/>
          <w:pgMar w:top="1701" w:right="1701" w:bottom="1701" w:left="1701" w:header="1134" w:footer="1134" w:gutter="0"/>
          <w:pgNumType w:fmt="upperRoman"/>
          <w:cols w:space="425" w:num="1"/>
          <w:docGrid w:linePitch="312" w:charSpace="0"/>
        </w:sectPr>
      </w:pPr>
    </w:p>
    <w:p w14:paraId="0249B3BB">
      <w:pPr>
        <w:pStyle w:val="61"/>
        <w:spacing w:before="480" w:after="360" w:line="400" w:lineRule="exact"/>
        <w:jc w:val="center"/>
        <w:outlineLvl w:val="8"/>
        <w:rPr>
          <w:rFonts w:eastAsia="黑体"/>
          <w:sz w:val="30"/>
          <w:szCs w:val="30"/>
        </w:rPr>
      </w:pPr>
      <w:r>
        <w:rPr>
          <w:rFonts w:hint="eastAsia" w:eastAsia="黑体"/>
          <w:sz w:val="30"/>
          <w:szCs w:val="30"/>
        </w:rPr>
        <w:t>缩略词表</w:t>
      </w:r>
    </w:p>
    <w:tbl>
      <w:tblPr>
        <w:tblStyle w:val="25"/>
        <w:tblW w:w="0" w:type="auto"/>
        <w:jc w:val="center"/>
        <w:tblLayout w:type="fixed"/>
        <w:tblCellMar>
          <w:top w:w="0" w:type="dxa"/>
          <w:left w:w="0" w:type="dxa"/>
          <w:bottom w:w="0" w:type="dxa"/>
          <w:right w:w="0" w:type="dxa"/>
        </w:tblCellMar>
      </w:tblPr>
      <w:tblGrid>
        <w:gridCol w:w="1134"/>
        <w:gridCol w:w="5812"/>
        <w:gridCol w:w="1548"/>
      </w:tblGrid>
      <w:tr w14:paraId="51B42DBF">
        <w:trPr>
          <w:trHeight w:val="510" w:hRule="atLeast"/>
          <w:jc w:val="center"/>
        </w:trPr>
        <w:tc>
          <w:tcPr>
            <w:tcW w:w="1134" w:type="dxa"/>
            <w:vAlign w:val="center"/>
          </w:tcPr>
          <w:p w14:paraId="6080C055">
            <w:pPr>
              <w:pStyle w:val="61"/>
              <w:rPr>
                <w:b/>
                <w:bCs/>
              </w:rPr>
            </w:pPr>
            <w:r>
              <w:rPr>
                <w:rFonts w:hint="eastAsia"/>
                <w:b/>
                <w:bCs/>
              </w:rPr>
              <w:t>英文缩写</w:t>
            </w:r>
          </w:p>
        </w:tc>
        <w:tc>
          <w:tcPr>
            <w:tcW w:w="5812" w:type="dxa"/>
            <w:vAlign w:val="center"/>
          </w:tcPr>
          <w:p w14:paraId="465F6DF3">
            <w:pPr>
              <w:pStyle w:val="61"/>
              <w:rPr>
                <w:b/>
                <w:bCs/>
              </w:rPr>
            </w:pPr>
            <w:r>
              <w:rPr>
                <w:rFonts w:hint="eastAsia"/>
                <w:b/>
                <w:bCs/>
              </w:rPr>
              <w:t>英文全称</w:t>
            </w:r>
          </w:p>
        </w:tc>
        <w:tc>
          <w:tcPr>
            <w:tcW w:w="1548" w:type="dxa"/>
            <w:vAlign w:val="center"/>
          </w:tcPr>
          <w:p w14:paraId="5609D16D">
            <w:pPr>
              <w:pStyle w:val="61"/>
              <w:jc w:val="left"/>
              <w:rPr>
                <w:b/>
                <w:bCs/>
              </w:rPr>
            </w:pPr>
            <w:r>
              <w:rPr>
                <w:rFonts w:hint="eastAsia"/>
                <w:b/>
                <w:bCs/>
              </w:rPr>
              <w:t>中文全称</w:t>
            </w:r>
          </w:p>
        </w:tc>
      </w:tr>
      <w:tr w14:paraId="0CF2EC60">
        <w:trPr>
          <w:trHeight w:val="510" w:hRule="atLeast"/>
          <w:jc w:val="center"/>
        </w:trPr>
        <w:tc>
          <w:tcPr>
            <w:tcW w:w="1134" w:type="dxa"/>
            <w:vAlign w:val="center"/>
          </w:tcPr>
          <w:p w14:paraId="084BC87D">
            <w:pPr>
              <w:pStyle w:val="61"/>
            </w:pPr>
            <w:r>
              <w:t>UESTC</w:t>
            </w:r>
          </w:p>
        </w:tc>
        <w:tc>
          <w:tcPr>
            <w:tcW w:w="5812" w:type="dxa"/>
            <w:vAlign w:val="center"/>
          </w:tcPr>
          <w:p w14:paraId="5E571D8E">
            <w:pPr>
              <w:pStyle w:val="61"/>
            </w:pPr>
            <w:r>
              <w:t>U</w:t>
            </w:r>
            <w:r>
              <w:rPr>
                <w:rFonts w:hint="eastAsia"/>
              </w:rPr>
              <w:t>ni</w:t>
            </w:r>
            <w:r>
              <w:t>versity of Electronic Science and Technology of China</w:t>
            </w:r>
          </w:p>
        </w:tc>
        <w:tc>
          <w:tcPr>
            <w:tcW w:w="1548" w:type="dxa"/>
            <w:vAlign w:val="center"/>
          </w:tcPr>
          <w:p w14:paraId="4F15A8A0">
            <w:pPr>
              <w:pStyle w:val="61"/>
              <w:jc w:val="left"/>
            </w:pPr>
            <w:r>
              <w:rPr>
                <w:rFonts w:hint="eastAsia"/>
              </w:rPr>
              <w:t>电子科技大学</w:t>
            </w:r>
          </w:p>
        </w:tc>
      </w:tr>
      <w:tr w14:paraId="37128229">
        <w:trPr>
          <w:trHeight w:val="510" w:hRule="atLeast"/>
          <w:jc w:val="center"/>
        </w:trPr>
        <w:tc>
          <w:tcPr>
            <w:tcW w:w="1134" w:type="dxa"/>
            <w:vAlign w:val="center"/>
          </w:tcPr>
          <w:p w14:paraId="5E62E814">
            <w:pPr>
              <w:pStyle w:val="61"/>
            </w:pPr>
          </w:p>
        </w:tc>
        <w:tc>
          <w:tcPr>
            <w:tcW w:w="5812" w:type="dxa"/>
            <w:vAlign w:val="center"/>
          </w:tcPr>
          <w:p w14:paraId="136E32DE">
            <w:pPr>
              <w:pStyle w:val="61"/>
            </w:pPr>
            <w:r>
              <w:rPr>
                <w:rFonts w:hint="eastAsia"/>
              </w:rPr>
              <w:t>提示：为便于查阅，缩略词表按英文缩写字母顺序排序</w:t>
            </w:r>
          </w:p>
        </w:tc>
        <w:tc>
          <w:tcPr>
            <w:tcW w:w="1548" w:type="dxa"/>
            <w:vAlign w:val="center"/>
          </w:tcPr>
          <w:p w14:paraId="05A21BD6">
            <w:pPr>
              <w:pStyle w:val="61"/>
              <w:jc w:val="left"/>
            </w:pPr>
          </w:p>
        </w:tc>
      </w:tr>
    </w:tbl>
    <w:p w14:paraId="3D0E3B3D">
      <w:pPr>
        <w:adjustRightInd w:val="0"/>
        <w:spacing w:line="360" w:lineRule="atLeast"/>
        <w:ind w:firstLine="480"/>
      </w:pPr>
    </w:p>
    <w:p w14:paraId="2F5740F5">
      <w:pPr>
        <w:adjustRightInd w:val="0"/>
        <w:spacing w:line="360" w:lineRule="atLeast"/>
        <w:ind w:firstLine="480"/>
      </w:pPr>
    </w:p>
    <w:p w14:paraId="514F4798">
      <w:pPr>
        <w:adjustRightInd w:val="0"/>
        <w:spacing w:line="360" w:lineRule="atLeast"/>
        <w:ind w:firstLine="480"/>
        <w:sectPr>
          <w:headerReference r:id="rId22" w:type="default"/>
          <w:headerReference r:id="rId23" w:type="even"/>
          <w:footnotePr>
            <w:numFmt w:val="decimalEnclosedCircleChinese"/>
            <w:numRestart w:val="eachPage"/>
          </w:footnotePr>
          <w:pgSz w:w="11906" w:h="16838"/>
          <w:pgMar w:top="1701" w:right="1701" w:bottom="1701" w:left="1701" w:header="1134" w:footer="1134" w:gutter="0"/>
          <w:pgNumType w:fmt="upperRoman"/>
          <w:cols w:space="425" w:num="1"/>
          <w:docGrid w:linePitch="326" w:charSpace="0"/>
        </w:sectPr>
      </w:pPr>
    </w:p>
    <w:p w14:paraId="190BE790">
      <w:pPr>
        <w:pStyle w:val="2"/>
      </w:pPr>
      <w:bookmarkStart w:id="1" w:name="_Toc17343"/>
      <w:r>
        <w:rPr>
          <w:rFonts w:hint="eastAsia"/>
          <w:lang w:val="en-US" w:eastAsia="zh-CN"/>
        </w:rPr>
        <w:t>绪论</w:t>
      </w:r>
      <w:bookmarkEnd w:id="1"/>
    </w:p>
    <w:p w14:paraId="1D872C6F">
      <w:pPr>
        <w:pStyle w:val="3"/>
        <w:keepNext w:val="0"/>
        <w:keepLines w:val="0"/>
        <w:widowControl/>
        <w:suppressLineNumbers w:val="0"/>
        <w:ind w:left="0" w:firstLine="0"/>
        <w:rPr>
          <w:i w:val="0"/>
          <w:iCs w:val="0"/>
          <w:caps w:val="0"/>
          <w:color w:val="000000"/>
          <w:spacing w:val="0"/>
          <w:u w:val="none"/>
        </w:rPr>
      </w:pPr>
      <w:bookmarkStart w:id="2" w:name="_Toc32668"/>
      <w:r>
        <w:rPr>
          <w:i w:val="0"/>
          <w:iCs w:val="0"/>
          <w:caps w:val="0"/>
          <w:color w:val="000000"/>
          <w:spacing w:val="0"/>
          <w:u w:val="none"/>
        </w:rPr>
        <w:t>研究背景与研究意义</w:t>
      </w:r>
      <w:bookmarkEnd w:id="2"/>
    </w:p>
    <w:p w14:paraId="0C675290">
      <w:pPr>
        <w:pStyle w:val="4"/>
        <w:keepNext w:val="0"/>
        <w:keepLines w:val="0"/>
        <w:widowControl/>
        <w:suppressLineNumbers w:val="0"/>
        <w:ind w:left="0" w:firstLine="0"/>
        <w:rPr>
          <w:i w:val="0"/>
          <w:iCs w:val="0"/>
          <w:caps w:val="0"/>
          <w:color w:val="000000"/>
          <w:spacing w:val="0"/>
          <w:u w:val="none"/>
        </w:rPr>
      </w:pPr>
      <w:bookmarkStart w:id="3" w:name="_Toc8039"/>
      <w:r>
        <w:rPr>
          <w:i w:val="0"/>
          <w:iCs w:val="0"/>
          <w:caps w:val="0"/>
          <w:color w:val="000000"/>
          <w:spacing w:val="0"/>
          <w:u w:val="none"/>
        </w:rPr>
        <w:t>研究背景</w:t>
      </w:r>
      <w:bookmarkEnd w:id="3"/>
    </w:p>
    <w:p w14:paraId="5ED64425">
      <w:pPr>
        <w:bidi w:val="0"/>
      </w:pPr>
      <w:r>
        <w:t>近年来，随着微机电系统（MEMS）、高能电池以及人工智能算法的飞速发展，无人机（Unmanned Aerial Vehicle, UAV）的制造成本大幅降低，其应用模式正经历由“单机平台独立作业”向“多机集群协同作业”的深刻变革。无人机集群凭借其高机动性、强生存率以及灵活的部署能力，在军事领域的广域抵近侦察、电子对抗、饱和攻击，以及民用领域的灾后应急通信抢险、大范围农业巡检和智能交通监控中展现出了不可替代的应用价值（Gupta, Jain, &amp; Vaszkun, 2015; Mozaffari, Saad, Bennis, &amp; Debbah, 2019）</w:t>
      </w:r>
      <w:r>
        <w:rPr>
          <w:rFonts w:hint="default"/>
          <w:lang w:val="en-US"/>
        </w:rPr>
        <w:t>[</w:t>
      </w:r>
      <w:r>
        <w:rPr>
          <w:rFonts w:hint="eastAsia"/>
          <w:lang w:val="en-US" w:eastAsia="zh-CN"/>
        </w:rPr>
        <w:t>1、2</w:t>
      </w:r>
      <w:r>
        <w:rPr>
          <w:rFonts w:hint="default"/>
          <w:lang w:val="en-US"/>
        </w:rPr>
        <w:t>]</w:t>
      </w:r>
      <w:r>
        <w:t>。例如，在突发地震导致地面通信基础设施瘫痪的场景中，无人机集群能够迅速升空，通过多机协同构建覆盖灾区的空中应急通信网络，为救援力量提供关键的信息中继服务。</w:t>
      </w:r>
    </w:p>
    <w:p w14:paraId="4A0593EB">
      <w:pPr>
        <w:bidi w:val="0"/>
      </w:pPr>
      <w:r>
        <w:t>然而，随着集群规模的不断扩大和所执行任务复杂度的指数级提升，单一的通信体制已无法满足集群多样化的业务需求，无人机集群网络正不可避免地向着强异构化方向演进。在典型的现代无人机集群协同场景中，通常存在多种通信网络的物理共存与逻辑交织：集群内部节点之间高度依赖高动态、无中心的飞行自组织网络（Flying Ad-Hoc Network, FANET）进行毫秒级的短距离防碰撞与战术协同；在需要将海量高清视频流或传感器数据回传至地面指挥中心时，无人机需作为空中用户设备（User Equipment, UE）接入高带宽的5G蜂窝网络（Zeng, Wu, &amp; Zhang, 2019）</w:t>
      </w:r>
      <w:r>
        <w:rPr>
          <w:rFonts w:hint="default"/>
          <w:lang w:val="en-US"/>
        </w:rPr>
        <w:t>[4]</w:t>
      </w:r>
      <w:r>
        <w:t>；而在面临强电磁干扰的高危环境中，集群又必须依赖具有高抗干扰能力和强加密特性的专用战术数据链来接收关键的指挥控制（C2）指令。</w:t>
      </w:r>
    </w:p>
    <w:p w14:paraId="0023A62A">
      <w:pPr>
        <w:bidi w:val="0"/>
      </w:pPr>
      <w:r>
        <w:t>这种涵盖了自组网、蜂窝网和专用数据链的异构网络环境，导致整个集群的网络拓扑极度复杂、链路质量动态多变。更为严峻的是，不同的通信体制在底层协议栈、寻址方式及资源分配机制上存在巨大差异（例如，5G网络基于IP体系，而部分传统数据链采用非IP的封闭协议）。传统的网络管理模式通常针对静态、单一制式的有线网络或蜂窝网络设计，依赖于高频的轮询机制与庞大的信令交互。当面临无人机节点高达数十米每秒的高速移动、频繁的链路断连以及受限的无线频谱资源时，传统的网络管理技术不仅无法有效监控和调度这些异构资源，反而会产生巨大的信令开销，进而引发“信令风暴”，挤占宝贵的业务数据带宽（Secinti, Darian, Canberk, &amp; Du, 2018）</w:t>
      </w:r>
      <w:r>
        <w:rPr>
          <w:rFonts w:hint="default"/>
          <w:lang w:val="en-US"/>
        </w:rPr>
        <w:t>[3]</w:t>
      </w:r>
      <w:r>
        <w:t>。因此，如何在强异构、高动态、资源受限的环境下实现高效、统一的网络管控，已成为当前制约无人机集群整体效能与战斗力提升的核心瓶颈。</w:t>
      </w:r>
    </w:p>
    <w:p w14:paraId="15BCFDAB">
      <w:pPr>
        <w:pStyle w:val="4"/>
        <w:keepNext w:val="0"/>
        <w:keepLines w:val="0"/>
        <w:widowControl/>
        <w:suppressLineNumbers w:val="0"/>
        <w:ind w:left="0" w:firstLine="0"/>
        <w:rPr>
          <w:i w:val="0"/>
          <w:iCs w:val="0"/>
          <w:caps w:val="0"/>
          <w:color w:val="000000"/>
          <w:spacing w:val="0"/>
          <w:u w:val="none"/>
        </w:rPr>
      </w:pPr>
      <w:bookmarkStart w:id="4" w:name="_Toc12561"/>
      <w:r>
        <w:rPr>
          <w:i w:val="0"/>
          <w:iCs w:val="0"/>
          <w:caps w:val="0"/>
          <w:color w:val="000000"/>
          <w:spacing w:val="0"/>
          <w:u w:val="none"/>
        </w:rPr>
        <w:t>研究意义</w:t>
      </w:r>
      <w:bookmarkEnd w:id="4"/>
    </w:p>
    <w:p w14:paraId="10B9A854">
      <w:pPr>
        <w:bidi w:val="0"/>
      </w:pPr>
      <w:r>
        <w:t>针对上述背景与挑战，本文开展异构无人机集群网络的网络管理技术研究，旨在打破不同通信体制之间的管理壁垒，具有重要的理论价值与显著的工程应用意义：</w:t>
      </w:r>
    </w:p>
    <w:p w14:paraId="29BEC13C">
      <w:pPr>
        <w:bidi w:val="0"/>
      </w:pPr>
      <w:r>
        <w:rPr>
          <w:rFonts w:hint="eastAsia"/>
          <w:lang w:val="en-US" w:eastAsia="zh-CN"/>
        </w:rPr>
        <w:t>1、</w:t>
      </w:r>
      <w:r>
        <w:t>理论意义</w:t>
      </w:r>
    </w:p>
    <w:p w14:paraId="37F113BB">
      <w:pPr>
        <w:bidi w:val="0"/>
      </w:pPr>
      <w:r>
        <w:t>现有的网络管理理论多源于拓扑稳定的有线互联网（如基于SNMP的管理体系）或单一制式的无线网络，缺乏对跨协议、高动态异构网络的全局抽象能力。本文通过探索跨通信体制（5G、FANET、数据链）的统一管理抽象模型，提出了一种“中心控制层-管理节点层-普通节点层”的三层分级管理架构，并在此基础上设计了基于UDP和TLV（Type-Length-Value）编码的轻量级网络管理协议（HNMP）。本研究丰富了高动态异构网络环境下的分布式协同管控理论，填补了受限资源下轻量级跨域网络管理协议设计的理论空白。</w:t>
      </w:r>
    </w:p>
    <w:p w14:paraId="490C028A">
      <w:pPr>
        <w:bidi w:val="0"/>
      </w:pPr>
      <w:r>
        <w:rPr>
          <w:rFonts w:hint="eastAsia"/>
          <w:lang w:val="en-US" w:eastAsia="zh-CN"/>
        </w:rPr>
        <w:t>2、</w:t>
      </w:r>
      <w:r>
        <w:t>工程意义</w:t>
      </w:r>
    </w:p>
    <w:p w14:paraId="4B4F21AB">
      <w:pPr>
        <w:bidi w:val="0"/>
      </w:pPr>
      <w:r>
        <w:t>在实际的无人机集群工程应用中，计算资源、电池容量和无线频谱带宽均极其宝贵。本文设计的轻量级网络管理系统，通过引入“触发+周期”混合的状态上报机制与紧凑的报文结构，能够有效降低无人机边缘节点的信令处理负担与网络管理带宽消耗。在复杂电磁环境和高动态拓扑下，该研究成果能够保障地面指挥中心对集群异构网络状态（如链路连通性、节点剩余能量、接口吞吐量）的实时感知与精准调度，从而切实提升无人机集群在复杂任务场景下的协同作业效率、网络生存能力与服务质量（QoS）。</w:t>
      </w:r>
    </w:p>
    <w:p w14:paraId="17EC74DD">
      <w:pPr>
        <w:ind w:left="0" w:leftChars="0" w:firstLine="0" w:firstLineChars="0"/>
        <w:rPr>
          <w:rFonts w:hint="eastAsia"/>
        </w:rPr>
      </w:pPr>
    </w:p>
    <w:p w14:paraId="3B5D2EC8">
      <w:pPr>
        <w:pStyle w:val="68"/>
        <w:bidi w:val="0"/>
        <w:rPr>
          <w:rFonts w:hint="eastAsia"/>
        </w:rPr>
      </w:pPr>
      <w:r>
        <w:rPr>
          <w:rFonts w:hint="eastAsia"/>
        </w:rPr>
        <w:t>Gupta, L., Jain, R., &amp; Vaszkun, G. (2015). Survey of important issues in UAV communication networks. IEEE Communications Surveys &amp; Tutorials, 18(2), 1123-1152. https://doi.org/10.1109/COMST.2015.2495297</w:t>
      </w:r>
    </w:p>
    <w:p w14:paraId="12F4809B">
      <w:pPr>
        <w:pStyle w:val="68"/>
        <w:bidi w:val="0"/>
        <w:rPr>
          <w:rFonts w:hint="eastAsia"/>
        </w:rPr>
      </w:pPr>
      <w:r>
        <w:rPr>
          <w:rFonts w:hint="eastAsia"/>
        </w:rPr>
        <w:t>Mozaffari, M., Saad, W., Bennis, M., &amp; Debbah, M. (2019). A tutorial on UAVs for wireless networks: Applications, challenges, and open problems. IEEE Communications Surveys &amp; Tutorials, 21(3), 2334-2360. https://doi.org/10.1109/COMST.2019.2902862</w:t>
      </w:r>
    </w:p>
    <w:p w14:paraId="101F64CB">
      <w:pPr>
        <w:pStyle w:val="68"/>
        <w:bidi w:val="0"/>
        <w:rPr>
          <w:rFonts w:hint="eastAsia"/>
        </w:rPr>
      </w:pPr>
      <w:r>
        <w:rPr>
          <w:rFonts w:hint="eastAsia"/>
        </w:rPr>
        <w:t>Xiao, X. Xie, Z. Li, Q. Deng, A. Liu and L. Sun, "Wireless Network Optimization via Physical Layer Information for Smart Cities," in IEEE Network, vol. 32, no. 4, pp. 88-93, July/August 2018, doi: 10.1109/MNET.2018.1700281.</w:t>
      </w:r>
    </w:p>
    <w:p w14:paraId="1DF2E361">
      <w:pPr>
        <w:pStyle w:val="68"/>
        <w:bidi w:val="0"/>
      </w:pPr>
      <w:r>
        <w:rPr>
          <w:rFonts w:hint="eastAsia"/>
        </w:rPr>
        <w:t xml:space="preserve">Zeng, Y., Wu, Q., &amp; Zhang, R. (2019). Accessing from the sky: A tutorial on UAV communications for 5G and beyond. Proceedings of the IEEE, 107(12), 2327-2375. </w:t>
      </w:r>
      <w:r>
        <w:rPr>
          <w:rFonts w:hint="eastAsia"/>
        </w:rPr>
        <w:fldChar w:fldCharType="begin"/>
      </w:r>
      <w:r>
        <w:rPr>
          <w:rFonts w:hint="eastAsia"/>
        </w:rPr>
        <w:instrText xml:space="preserve"> HYPERLINK "https://doi.org/10.1109/JPROC.2019.2952892" </w:instrText>
      </w:r>
      <w:r>
        <w:rPr>
          <w:rFonts w:hint="eastAsia"/>
        </w:rPr>
        <w:fldChar w:fldCharType="separate"/>
      </w:r>
      <w:r>
        <w:rPr>
          <w:rStyle w:val="32"/>
          <w:rFonts w:hint="eastAsia"/>
        </w:rPr>
        <w:t>https://doi.org/10.1109/JPROC.2019.2952892</w:t>
      </w:r>
      <w:r>
        <w:rPr>
          <w:rFonts w:hint="eastAsia"/>
        </w:rPr>
        <w:fldChar w:fldCharType="end"/>
      </w:r>
    </w:p>
    <w:p w14:paraId="2B40FB4C">
      <w:pPr>
        <w:pStyle w:val="68"/>
        <w:numPr>
          <w:ilvl w:val="0"/>
          <w:numId w:val="0"/>
        </w:numPr>
        <w:bidi w:val="0"/>
        <w:ind w:leftChars="-250"/>
      </w:pPr>
    </w:p>
    <w:p w14:paraId="2F0D6918">
      <w:pPr>
        <w:pStyle w:val="3"/>
        <w:keepNext w:val="0"/>
        <w:keepLines w:val="0"/>
        <w:widowControl/>
        <w:suppressLineNumbers w:val="0"/>
      </w:pPr>
      <w:bookmarkStart w:id="5" w:name="_Toc10078"/>
      <w:r>
        <w:rPr>
          <w:i w:val="0"/>
          <w:iCs w:val="0"/>
          <w:caps w:val="0"/>
          <w:color w:val="000000"/>
          <w:spacing w:val="0"/>
          <w:u w:val="none"/>
        </w:rPr>
        <w:t>国内外研究现状</w:t>
      </w:r>
      <w:bookmarkEnd w:id="5"/>
    </w:p>
    <w:p w14:paraId="4111B8D5">
      <w:pPr>
        <w:bidi w:val="0"/>
      </w:pPr>
      <w:r>
        <w:t>随着无人机集群在军事与民用领域的广泛部署，如何对高动态、强异构的无人机网络进行高效管理，已成为学术界和工业界共同关注的焦点。当前，国内外关于无人机集群网络管理技术的研究主要经历了从“传统协议移植”到“软件定义网络（SDN）引入”，再到“分级架构探索”的演进过程。</w:t>
      </w:r>
    </w:p>
    <w:p w14:paraId="550F7662">
      <w:pPr>
        <w:pStyle w:val="4"/>
        <w:keepNext w:val="0"/>
        <w:keepLines w:val="0"/>
        <w:widowControl/>
        <w:suppressLineNumbers w:val="0"/>
      </w:pPr>
      <w:bookmarkStart w:id="6" w:name="_Toc1867"/>
      <w:r>
        <w:rPr>
          <w:i w:val="0"/>
          <w:iCs w:val="0"/>
          <w:caps w:val="0"/>
          <w:color w:val="000000"/>
          <w:spacing w:val="0"/>
          <w:u w:val="none"/>
        </w:rPr>
        <w:t>传统网络管理协议的移植与局限</w:t>
      </w:r>
      <w:bookmarkEnd w:id="6"/>
    </w:p>
    <w:p w14:paraId="7570A43D">
      <w:pPr>
        <w:bidi w:val="0"/>
      </w:pPr>
      <w:r>
        <w:t>在早期的无人机网络管理研究中，研究人员通常直接移植有线互联网中成熟的标准协议，如简单网络管理协议（SNMP）和网络配置协议（NETCONF）。这类协议基于“管理者-代理（Manager-Agent）”模型，通过周期性的轮询（Polling）机制获取网络节点的状态信息。</w:t>
      </w:r>
    </w:p>
    <w:p w14:paraId="346530B7">
      <w:pPr>
        <w:bidi w:val="0"/>
      </w:pPr>
      <w:r>
        <w:t>然而，传统协议在设计之初默认底层网络具备高带宽、低延迟且拓扑稳定的特性，这与无人机集群的实际运行环境背道而驰。以SNMPv3为例，其底层依赖于复杂的抽象语法标记（ASN.1）进行基本编码规则（BER）序列化。具体而言，即使是请求一个简单的接口状态变量，SNMP报文也需要封装大量的头部信息与对象标识符（OID），导致有效载荷占比极低。此外，NETCONF协议基于SSH和TCP连接，并采用冗长的XML格式传输配置数据。在包含数十架无人机的飞行自组织网络（FANET）中，节点的高速移动（通常可达15∼30m/s）会导致链路频繁断连与重组（Hayat, Yanmaz, &amp; Muzaffar, 2016）</w:t>
      </w:r>
      <w:r>
        <w:rPr>
          <w:rFonts w:hint="default"/>
          <w:lang w:val="en-US"/>
        </w:rPr>
        <w:t>[5]</w:t>
      </w:r>
      <w:r>
        <w:t>。在这种高动态环境下，TCP的三次握手与重传机制会引发严重的通信延迟；同时，高频的周期性轮询会产生海量的管理信令。在带宽受限的战术数据链或边缘无线信道中，这些冗余的管理信令会严重挤占业务数据的传输带宽，导致传统网管协议在无人机集群中表现出极差的适应性。</w:t>
      </w:r>
    </w:p>
    <w:p w14:paraId="213CDE43">
      <w:pPr>
        <w:pStyle w:val="4"/>
        <w:keepNext w:val="0"/>
        <w:keepLines w:val="0"/>
        <w:widowControl/>
        <w:suppressLineNumbers w:val="0"/>
      </w:pPr>
      <w:bookmarkStart w:id="7" w:name="_Toc4344"/>
      <w:r>
        <w:rPr>
          <w:i w:val="0"/>
          <w:iCs w:val="0"/>
          <w:caps w:val="0"/>
          <w:color w:val="000000"/>
          <w:spacing w:val="0"/>
          <w:u w:val="none"/>
        </w:rPr>
        <w:t>软件定义网络（SDN）架构的引入与困境</w:t>
      </w:r>
      <w:bookmarkEnd w:id="7"/>
    </w:p>
    <w:p w14:paraId="24D4BB92">
      <w:pPr>
        <w:bidi w:val="0"/>
      </w:pPr>
      <w:r>
        <w:t>为了克服传统网络管理模式中控制逻辑与数据转发紧耦合导致的僵化问题，近年来，软件定义网络（SDN）技术被广泛引入到无人机网络管理中。SDN通过将控制平面与数据平面分离，由集中的控制器提供全局网络视图，从而实现网络资源的灵活编排与动态调度。</w:t>
      </w:r>
    </w:p>
    <w:p w14:paraId="438EE49B">
      <w:pPr>
        <w:bidi w:val="0"/>
      </w:pPr>
      <w:r>
        <w:t>Zhao 等（2019）</w:t>
      </w:r>
      <w:r>
        <w:rPr>
          <w:rFonts w:hint="default"/>
          <w:lang w:val="en-US"/>
        </w:rPr>
        <w:t>[8]</w:t>
      </w:r>
      <w:r>
        <w:t>提出了一种基于SDN的无人机辅助应急通信网络架构，通过地面或空中的集中式控制器对无人机中继节点的路由策略进行统一计算与下发，显著提升了灾害场景下的网络吞吐量。然而，纯集中式的SDN架构在强异构的无人机集群中面临着严峻的“信令风暴”与“单点故障”挑战。Karakus 和 Durresi（2017）</w:t>
      </w:r>
      <w:r>
        <w:rPr>
          <w:rFonts w:hint="default"/>
          <w:lang w:val="en-US"/>
        </w:rPr>
        <w:t>[6]</w:t>
      </w:r>
      <w:r>
        <w:t>在对SDN服务质量的综述中指出，控制器与交换节点之间的频繁交互是制约网络扩展性的主要瓶颈。在无人机集群中，当底层FANET链路因节点移动或物理遮挡发生断裂时，大量失去路由表项的无人机节点会同时向SDN控制器发送Packet-In请求报文。如果集群规模较大，这种突发性的海量信令极易造成控制信道拥塞，甚至导致控制器因过载而宕机。此外，异构网络（如5G与专用数据链）在底层协议栈上的差异，使得单一的SDN控制器难以实现跨通信体制的统一南向接口适配。</w:t>
      </w:r>
    </w:p>
    <w:p w14:paraId="3A66BF19">
      <w:pPr>
        <w:pStyle w:val="4"/>
        <w:keepNext w:val="0"/>
        <w:keepLines w:val="0"/>
        <w:widowControl/>
        <w:suppressLineNumbers w:val="0"/>
      </w:pPr>
      <w:bookmarkStart w:id="8" w:name="_Toc25027"/>
      <w:r>
        <w:rPr>
          <w:i w:val="0"/>
          <w:iCs w:val="0"/>
          <w:caps w:val="0"/>
          <w:color w:val="000000"/>
          <w:spacing w:val="0"/>
          <w:u w:val="none"/>
        </w:rPr>
        <w:t>分布式与分级管理架构的探索</w:t>
      </w:r>
      <w:bookmarkEnd w:id="8"/>
    </w:p>
    <w:p w14:paraId="7BBF6C79">
      <w:pPr>
        <w:bidi w:val="0"/>
      </w:pPr>
      <w:r>
        <w:t>针对集中式SDN的局限性，学术界开始探索将边缘计算（Edge Computing）理念与网络管理相结合，提出分布式或分级的管理架构。Shi 等（2016）</w:t>
      </w:r>
      <w:r>
        <w:rPr>
          <w:rFonts w:hint="default"/>
          <w:lang w:val="en-US"/>
        </w:rPr>
        <w:t>[6]</w:t>
      </w:r>
      <w:r>
        <w:t>系统性地阐述了边缘计算在物联网中的应用愿景，指出通过在靠近数据源的边缘节点进行数据的预处理与聚合，可以有效降低核心网络的传输带宽压力。</w:t>
      </w:r>
    </w:p>
    <w:p w14:paraId="6103E52B">
      <w:pPr>
        <w:bidi w:val="0"/>
      </w:pPr>
      <w:r>
        <w:t>受此启发，部分学者提出了多控制器协同的无人机网络分级管理模型。在这种模型中，集群被划分为多个簇（Cluster）或域（Domain），每个域由一个具备较强计算能力的无人机担任局部控制器，负责域内的拓扑维护与状态收集；而全局控制器则负责跨域的策略协调。这种分级思想在一定程度上缓解了中心节点的信令压力，但在实际应用中仍存在明显断层：现有的分级架构多停留在概念模型或路由协议层面，缺乏与之配套的、能够屏蔽底层异构通信体制差异的轻量级跨域管理协议。</w:t>
      </w:r>
    </w:p>
    <w:p w14:paraId="63868216">
      <w:pPr>
        <w:pStyle w:val="4"/>
        <w:keepNext w:val="0"/>
        <w:keepLines w:val="0"/>
        <w:widowControl/>
        <w:suppressLineNumbers w:val="0"/>
      </w:pPr>
      <w:bookmarkStart w:id="9" w:name="_Toc10076"/>
      <w:r>
        <w:rPr>
          <w:i w:val="0"/>
          <w:iCs w:val="0"/>
          <w:caps w:val="0"/>
          <w:color w:val="000000"/>
          <w:spacing w:val="0"/>
          <w:u w:val="none"/>
        </w:rPr>
        <w:t>现有研究的不足与挑战</w:t>
      </w:r>
      <w:bookmarkEnd w:id="9"/>
    </w:p>
    <w:p w14:paraId="642F4623">
      <w:pPr>
        <w:bidi w:val="0"/>
      </w:pPr>
      <w:r>
        <w:t>综上所述，尽管国内外在无人机通信与SDN架构优化方面取得了丰硕的成果，但面向大规模、强异构的无人机集群，现有的网络管理技术仍存在以下亟待解决的不足：</w:t>
      </w:r>
    </w:p>
    <w:p w14:paraId="3BE4D848">
      <w:pPr>
        <w:bidi w:val="0"/>
      </w:pPr>
      <w:r>
        <w:rPr>
          <w:rFonts w:hint="eastAsia"/>
          <w:lang w:val="en-US" w:eastAsia="zh-CN"/>
        </w:rPr>
        <w:t>1、</w:t>
      </w:r>
      <w:r>
        <w:t>异构网络抽象能力不足，管理架构难以兼顾全局统筹与局部自治：现有架构多针对单一网络制式（如纯FANET或纯5G）设计，缺乏对多网共存环境的统一抽象。集中式架构易引发信令拥塞，而现有的分布式架构又难以在异构协议间实现高效的全局策略协同。</w:t>
      </w:r>
    </w:p>
    <w:p w14:paraId="5122DCAB">
      <w:pPr>
        <w:bidi w:val="0"/>
      </w:pPr>
      <w:r>
        <w:rPr>
          <w:rFonts w:hint="eastAsia"/>
          <w:lang w:val="en-US" w:eastAsia="zh-CN"/>
        </w:rPr>
        <w:t>2、</w:t>
      </w:r>
      <w:r>
        <w:t>管理协议开销过大，不适应资源受限的边缘环境：无论是传统的SNMP/NETCONF，还是SDN的OpenFlow协议，其报文结构与交互机制均过于沉重。缺乏一种专为计算能力有限、无线带宽受限的无人机节点量身定制的轻量级网络管理协议。</w:t>
      </w:r>
    </w:p>
    <w:p w14:paraId="1A642838">
      <w:pPr>
        <w:bidi w:val="0"/>
      </w:pPr>
      <w:r>
        <w:rPr>
          <w:rFonts w:hint="eastAsia"/>
          <w:lang w:val="en-US" w:eastAsia="zh-CN"/>
        </w:rPr>
        <w:t>3、</w:t>
      </w:r>
      <w:r>
        <w:t>高动态拓扑下的状态同步机制僵化：现有的状态采集多依赖固定的周期性轮询。在无人机网络拓扑剧变时，固定周期的轮询要么因频率过低导致管理中心决策滞后，要么因频率过高引发信令风暴，缺乏一种能够根据网络事件智能触发与数据聚合的混合上报机制。</w:t>
      </w:r>
    </w:p>
    <w:p w14:paraId="578EA2C1">
      <w:pPr>
        <w:bidi w:val="0"/>
      </w:pPr>
      <w:r>
        <w:t>上述挑战构成了本文研究的切入点，也正是本文提出“三层分级管理架构”与“轻量级异构网络管理协议（HNMP）”的根本动机。</w:t>
      </w:r>
    </w:p>
    <w:p w14:paraId="5D3F3A2D">
      <w:pPr>
        <w:bidi w:val="0"/>
      </w:pPr>
    </w:p>
    <w:p w14:paraId="03CC4699">
      <w:pPr>
        <w:pStyle w:val="68"/>
        <w:bidi w:val="0"/>
      </w:pPr>
      <w:r>
        <w:t>Hayat, S., Yanmaz, E., &amp; Muzaffar, R. (2016). Survey on unmanned aerial vehicle networks for civil applications: A communications viewpoint.IEEE Communications Surveys &amp; Tutorials,18(4), 2624-2661.</w:t>
      </w:r>
      <w:r>
        <w:fldChar w:fldCharType="begin"/>
      </w:r>
      <w:r>
        <w:instrText xml:space="preserve"> HYPERLINK "https://doi.org/10.1109/COMST.2016.2560343" \t "/Users/yu/Documents\\x/_blank" </w:instrText>
      </w:r>
      <w:r>
        <w:fldChar w:fldCharType="separate"/>
      </w:r>
      <w:r>
        <w:rPr>
          <w:rStyle w:val="32"/>
          <w:i w:val="0"/>
          <w:iCs w:val="0"/>
          <w:caps w:val="0"/>
          <w:spacing w:val="0"/>
          <w:u w:val="none"/>
        </w:rPr>
        <w:t>https://doi.org/10.1109/COMST.2016.2560343</w:t>
      </w:r>
      <w:r>
        <w:fldChar w:fldCharType="end"/>
      </w:r>
    </w:p>
    <w:p w14:paraId="5099BD64">
      <w:pPr>
        <w:pStyle w:val="68"/>
        <w:bidi w:val="0"/>
      </w:pPr>
      <w:r>
        <w:t>Karakus, M., &amp; Durresi, A. (2017). Quality of service (QoS) in software defined networking (SDN): A survey.Journal of Network and Computer Applications,80, 200-218.</w:t>
      </w:r>
      <w:r>
        <w:fldChar w:fldCharType="begin"/>
      </w:r>
      <w:r>
        <w:instrText xml:space="preserve"> HYPERLINK "https://doi.org/10.1016/j.jnca.2016.12.019" \t "/Users/yu/Documents\\x/_blank" </w:instrText>
      </w:r>
      <w:r>
        <w:fldChar w:fldCharType="separate"/>
      </w:r>
      <w:r>
        <w:rPr>
          <w:rStyle w:val="32"/>
          <w:i w:val="0"/>
          <w:iCs w:val="0"/>
          <w:caps w:val="0"/>
          <w:spacing w:val="0"/>
          <w:u w:val="none"/>
        </w:rPr>
        <w:t>https://doi.org/10.1016/j.jnca.2016.12.019</w:t>
      </w:r>
      <w:r>
        <w:fldChar w:fldCharType="end"/>
      </w:r>
    </w:p>
    <w:p w14:paraId="7E105671">
      <w:pPr>
        <w:pStyle w:val="68"/>
        <w:bidi w:val="0"/>
      </w:pPr>
      <w:r>
        <w:t>Shi, W., Cao, J., Zhang, Q., Li, Y., &amp; Xu, L. (2016). Edge computing: Vision and challenges.IEEE Internet of Things Journal,3(5), 637-646.</w:t>
      </w:r>
      <w:r>
        <w:fldChar w:fldCharType="begin"/>
      </w:r>
      <w:r>
        <w:instrText xml:space="preserve"> HYPERLINK "https://doi.org/10.1109/JIOT.2016.2579198" \t "/Users/yu/Documents\\x/_blank" </w:instrText>
      </w:r>
      <w:r>
        <w:fldChar w:fldCharType="separate"/>
      </w:r>
      <w:r>
        <w:rPr>
          <w:rStyle w:val="32"/>
          <w:i w:val="0"/>
          <w:iCs w:val="0"/>
          <w:caps w:val="0"/>
          <w:spacing w:val="0"/>
          <w:u w:val="none"/>
        </w:rPr>
        <w:t>https://doi.org/10.1109/JIOT.2016.2579198</w:t>
      </w:r>
      <w:r>
        <w:fldChar w:fldCharType="end"/>
      </w:r>
    </w:p>
    <w:p w14:paraId="32C29178">
      <w:pPr>
        <w:pStyle w:val="68"/>
        <w:bidi w:val="0"/>
      </w:pPr>
      <w:r>
        <w:t>Zhao, N., Lu, W., Sheng, M., Chen, Y., Tang, J., Yu, F. R., &amp; Wong, K. K. (2019). UAV-assisted emergency networks in disasters.IEEE Wireless Communications,26(1), 45-51.</w:t>
      </w:r>
      <w:r>
        <w:fldChar w:fldCharType="begin"/>
      </w:r>
      <w:r>
        <w:instrText xml:space="preserve"> HYPERLINK "https://doi.org/10.1109/MWC.2018.1800160" \t "/Users/yu/Documents\\x/_blank" </w:instrText>
      </w:r>
      <w:r>
        <w:fldChar w:fldCharType="separate"/>
      </w:r>
      <w:r>
        <w:rPr>
          <w:rStyle w:val="32"/>
          <w:i w:val="0"/>
          <w:iCs w:val="0"/>
          <w:caps w:val="0"/>
          <w:spacing w:val="0"/>
          <w:u w:val="none"/>
        </w:rPr>
        <w:t>https://doi.org/10.1109/MWC.2018.1800160</w:t>
      </w:r>
      <w:r>
        <w:fldChar w:fldCharType="end"/>
      </w:r>
    </w:p>
    <w:p w14:paraId="5E1C2B5C">
      <w:pPr>
        <w:pStyle w:val="68"/>
        <w:numPr>
          <w:ilvl w:val="0"/>
          <w:numId w:val="0"/>
        </w:numPr>
        <w:bidi w:val="0"/>
        <w:ind w:leftChars="-250"/>
      </w:pPr>
    </w:p>
    <w:p w14:paraId="12AA5DCE">
      <w:pPr>
        <w:pStyle w:val="3"/>
        <w:keepNext w:val="0"/>
        <w:keepLines w:val="0"/>
        <w:widowControl/>
        <w:suppressLineNumbers w:val="0"/>
        <w:ind w:left="0" w:firstLine="0"/>
        <w:rPr>
          <w:i w:val="0"/>
          <w:iCs w:val="0"/>
          <w:caps w:val="0"/>
          <w:color w:val="000000"/>
          <w:spacing w:val="0"/>
          <w:u w:val="none"/>
        </w:rPr>
      </w:pPr>
      <w:bookmarkStart w:id="10" w:name="_Toc27217"/>
      <w:r>
        <w:rPr>
          <w:i w:val="0"/>
          <w:iCs w:val="0"/>
          <w:caps w:val="0"/>
          <w:color w:val="000000"/>
          <w:spacing w:val="0"/>
          <w:u w:val="none"/>
        </w:rPr>
        <w:t>本文主要研究内容与创新点</w:t>
      </w:r>
      <w:bookmarkEnd w:id="10"/>
    </w:p>
    <w:p w14:paraId="59A65936">
      <w:pPr>
        <w:pStyle w:val="4"/>
        <w:keepNext w:val="0"/>
        <w:keepLines w:val="0"/>
        <w:widowControl/>
        <w:suppressLineNumbers w:val="0"/>
        <w:ind w:left="0" w:firstLine="0"/>
        <w:rPr>
          <w:i w:val="0"/>
          <w:iCs w:val="0"/>
          <w:caps w:val="0"/>
          <w:color w:val="000000"/>
          <w:spacing w:val="0"/>
          <w:u w:val="none"/>
        </w:rPr>
      </w:pPr>
      <w:bookmarkStart w:id="11" w:name="_Toc29479"/>
      <w:r>
        <w:rPr>
          <w:i w:val="0"/>
          <w:iCs w:val="0"/>
          <w:caps w:val="0"/>
          <w:color w:val="000000"/>
          <w:spacing w:val="0"/>
          <w:u w:val="none"/>
        </w:rPr>
        <w:t>主要研究内容</w:t>
      </w:r>
      <w:bookmarkEnd w:id="11"/>
    </w:p>
    <w:p w14:paraId="72855FE0">
      <w:pPr>
        <w:bidi w:val="0"/>
      </w:pPr>
      <w:r>
        <w:t>针对当前无人机集群在强异构、高动态环境下所面临的网络管理瓶颈，本文以提升集群协同效能和降低管理开销为核心目标，重点开展以下三个方面的研究工作：</w:t>
      </w:r>
    </w:p>
    <w:p w14:paraId="26A5B927">
      <w:pPr>
        <w:bidi w:val="0"/>
        <w:rPr>
          <w:b/>
          <w:bCs/>
        </w:rPr>
      </w:pPr>
      <w:r>
        <w:rPr>
          <w:b/>
          <w:bCs/>
        </w:rPr>
        <w:t>内容一：异构无人机集群网络特性分析与分级管理架构设计</w:t>
      </w:r>
    </w:p>
    <w:p w14:paraId="3A865E61">
      <w:pPr>
        <w:bidi w:val="0"/>
      </w:pPr>
      <w:r>
        <w:t>本文首先深入剖析了包含5G蜂窝网、飞行自组织网络（FANET）以及专用战术数据链的异构无人机集群网络特性，明确了不同通信体制在带宽、延迟及拓扑变化上的差异。在此基础上，打破传统扁平化或纯集中式管理的局限，设计了一种“中心控制层-管理节点层-普通节点层”的三层分级管理架构。其中，</w:t>
      </w:r>
      <w:r>
        <w:rPr>
          <w:rFonts w:hint="eastAsia"/>
          <w:lang w:val="en-US" w:eastAsia="zh-CN"/>
        </w:rPr>
        <w:t>全局管理层</w:t>
      </w:r>
      <w:r>
        <w:t>负责全局策略的制定与跨域协同；管理节点层（如具备较强计算能力的簇头无人机）充当边缘计算节点，负责区域内的状态聚合与局部自治；普通节点层则专注于底层数据的采集与管理指令的本地执行。该架构通过引入适配层，有效屏蔽了底层物理链路的异构性。</w:t>
      </w:r>
    </w:p>
    <w:p w14:paraId="628E14D0">
      <w:pPr>
        <w:bidi w:val="0"/>
        <w:rPr>
          <w:b/>
          <w:bCs/>
        </w:rPr>
      </w:pPr>
      <w:r>
        <w:rPr>
          <w:b/>
          <w:bCs/>
        </w:rPr>
        <w:t>内容二：面向异构网络的轻量级管理协议（HNMP）设计</w:t>
      </w:r>
    </w:p>
    <w:p w14:paraId="170FB25D">
      <w:pPr>
        <w:bidi w:val="0"/>
      </w:pPr>
      <w:r>
        <w:t>为解决传统SNMP等协议在无人机网络中信令开销过大、状态同步迟缓的问题，本文设计并实现了一种专为受限资源环境打造的轻量级异构网络管理协议（Heterogeneous Network Management Protocol, HNMP）。在传输层，HNMP摒弃了建立连接耗时的TCP，</w:t>
      </w:r>
      <w:commentRangeStart w:id="0"/>
      <w:r>
        <w:rPr>
          <w:highlight w:val="yellow"/>
        </w:rPr>
        <w:t>采用开销极小的UDP协议</w:t>
      </w:r>
      <w:commentRangeEnd w:id="0"/>
      <w:r>
        <w:commentReference w:id="0"/>
      </w:r>
      <w:r>
        <w:t>；在报文结构上，采用紧凑的TLV（Type-Length-Value）编码格式，大幅压缩了报文头部冗余。此外，本文针对无人机集群的业务需求，</w:t>
      </w:r>
      <w:commentRangeStart w:id="1"/>
      <w:r>
        <w:t>定制了四大管理信息库（MIB）信息组：系统基础信息组、拓扑与链路状态组、资源与能耗信息组、业务与QoS信息组，并引入了“事件触发+动态周期”的混合状态上报机制，以适应节点的高速移动与拓扑剧变。</w:t>
      </w:r>
      <w:commentRangeEnd w:id="1"/>
      <w:r>
        <w:commentReference w:id="1"/>
      </w:r>
    </w:p>
    <w:p w14:paraId="01742FF7">
      <w:pPr>
        <w:bidi w:val="0"/>
        <w:rPr>
          <w:b/>
          <w:bCs/>
        </w:rPr>
      </w:pPr>
      <w:r>
        <w:rPr>
          <w:b/>
          <w:bCs/>
        </w:rPr>
        <w:t>内容三：基于NS-3的异构网络管理系统仿真与验证</w:t>
      </w:r>
    </w:p>
    <w:p w14:paraId="129928D5">
      <w:pPr>
        <w:bidi w:val="0"/>
        <w:rPr>
          <w:i w:val="0"/>
          <w:iCs w:val="0"/>
          <w:caps w:val="0"/>
          <w:color w:val="000000"/>
          <w:spacing w:val="0"/>
          <w:highlight w:val="yellow"/>
          <w:u w:val="none"/>
        </w:rPr>
      </w:pPr>
      <w:r>
        <w:t>为验证所提架构与协议的有效性，本文基于业界权威的网络仿真平台NS-3（Network Simulator 3），搭建了包含多制式通信接口的异构无人机集群网络仿真环境。</w:t>
      </w:r>
      <w:commentRangeStart w:id="2"/>
      <w:r>
        <w:rPr>
          <w:highlight w:val="yellow"/>
        </w:rPr>
        <w:t>在仿真实验中，重点设计了多机协同侦察、突发链路断连等典型应用场景，对HNMP协议在业务策略下发、动态拓扑发现、QoS保障等方面的性能进行了全面测试。通过对比传统网管协议，量化分析了本文系统在信令开销占比、端到端管理延迟、以及网络吞吐量等关键指标上的性能增益。</w:t>
      </w:r>
      <w:commentRangeEnd w:id="2"/>
      <w:r>
        <w:commentReference w:id="2"/>
      </w:r>
    </w:p>
    <w:p w14:paraId="7438CFD9">
      <w:pPr>
        <w:pStyle w:val="4"/>
        <w:keepNext w:val="0"/>
        <w:keepLines w:val="0"/>
        <w:widowControl/>
        <w:suppressLineNumbers w:val="0"/>
        <w:ind w:left="0" w:firstLine="0"/>
        <w:rPr>
          <w:i w:val="0"/>
          <w:iCs w:val="0"/>
          <w:caps w:val="0"/>
          <w:color w:val="000000"/>
          <w:spacing w:val="0"/>
          <w:u w:val="none"/>
        </w:rPr>
      </w:pPr>
      <w:bookmarkStart w:id="12" w:name="_Toc31928"/>
      <w:r>
        <w:rPr>
          <w:i w:val="0"/>
          <w:iCs w:val="0"/>
          <w:caps w:val="0"/>
          <w:color w:val="000000"/>
          <w:spacing w:val="0"/>
          <w:u w:val="none"/>
        </w:rPr>
        <w:t>本文创新点</w:t>
      </w:r>
      <w:bookmarkEnd w:id="12"/>
    </w:p>
    <w:p w14:paraId="4C043978">
      <w:pPr>
        <w:bidi w:val="0"/>
      </w:pPr>
      <w:r>
        <w:t>本文的创新之处主要体现在以下两个方面：</w:t>
      </w:r>
    </w:p>
    <w:p w14:paraId="14BD7ECF">
      <w:pPr>
        <w:bidi w:val="0"/>
        <w:rPr>
          <w:b/>
          <w:bCs/>
        </w:rPr>
      </w:pPr>
      <w:r>
        <w:rPr>
          <w:b/>
          <w:bCs/>
        </w:rPr>
        <w:t>创新点1：提出了一种跨通信技术的“集中管控-区域自治-本地执行”三层分级管理架构。</w:t>
      </w:r>
    </w:p>
    <w:p w14:paraId="5E1BB01B">
      <w:pPr>
        <w:bidi w:val="0"/>
      </w:pPr>
      <w:r>
        <w:t>现有的无人机网络管理多局限于单一通信体制，难以统筹全局资源。本文提出的三层架构创新性地引入了“管理节点层”作为缓冲与聚合中枢，将全局的集中管控与局部的区域自治有机结合。该架构不仅有效屏蔽了5G、FANET与数据链之间的底层协议差异，还通过边缘预处理大幅削减了向中心控制层汇聚的冗余信令，从根本上解决了大规模异构集群管理中的“信令风暴”与“单点过载”难题。</w:t>
      </w:r>
    </w:p>
    <w:p w14:paraId="04D10DA8">
      <w:pPr>
        <w:bidi w:val="0"/>
        <w:rPr>
          <w:b/>
          <w:bCs/>
        </w:rPr>
      </w:pPr>
      <w:r>
        <w:rPr>
          <w:b/>
          <w:bCs/>
        </w:rPr>
        <w:t>创新点2：设计了一种轻量级、高动态适应性的异构网络管理协议（HNMP）。</w:t>
      </w:r>
    </w:p>
    <w:p w14:paraId="2BD40104">
      <w:pPr>
        <w:bidi w:val="0"/>
        <w:rPr>
          <w:b w:val="0"/>
          <w:bCs w:val="0"/>
        </w:rPr>
      </w:pPr>
      <w:r>
        <w:t>针对传统网管协议“重轮询、高开销”的弊端，本文设计的HNMP协议在编码机制与交互逻辑上进行了深度精简。</w:t>
      </w:r>
      <w:commentRangeStart w:id="3"/>
      <w:r>
        <w:rPr>
          <w:b w:val="0"/>
          <w:bCs w:val="0"/>
          <w:highlight w:val="yellow"/>
        </w:rPr>
        <w:t>其创新性在于提出了一种基于网络事件严重程度动态调节的混合上报机制：</w:t>
      </w:r>
      <w:commentRangeEnd w:id="3"/>
      <w:r>
        <w:commentReference w:id="3"/>
      </w:r>
      <w:r>
        <w:rPr>
          <w:b w:val="0"/>
          <w:bCs w:val="0"/>
        </w:rPr>
        <w:t>在网络平稳期维持极低频的周期心跳，而在发生节点坠毁或链路断开等突发事件时，立即触发高优先级的告警上报。这一机制在极大地降低网络管理带宽开销的同时，完美平衡了管理中心对底层异构网络状态感知的实时性与一致性。</w:t>
      </w:r>
    </w:p>
    <w:p w14:paraId="4EAC1851">
      <w:pPr>
        <w:pStyle w:val="3"/>
        <w:keepNext w:val="0"/>
        <w:keepLines w:val="0"/>
        <w:widowControl/>
        <w:suppressLineNumbers w:val="0"/>
        <w:ind w:left="0" w:firstLine="0"/>
        <w:rPr>
          <w:i w:val="0"/>
          <w:iCs w:val="0"/>
          <w:caps w:val="0"/>
          <w:color w:val="000000"/>
          <w:spacing w:val="0"/>
          <w:u w:val="none"/>
        </w:rPr>
      </w:pPr>
      <w:bookmarkStart w:id="13" w:name="_Toc26686"/>
      <w:r>
        <w:rPr>
          <w:i w:val="0"/>
          <w:iCs w:val="0"/>
          <w:caps w:val="0"/>
          <w:color w:val="000000"/>
          <w:spacing w:val="0"/>
          <w:u w:val="none"/>
        </w:rPr>
        <w:t>论文组织结构</w:t>
      </w:r>
      <w:bookmarkEnd w:id="13"/>
    </w:p>
    <w:p w14:paraId="465D7BCE">
      <w:pPr>
        <w:bidi w:val="0"/>
      </w:pPr>
      <w:r>
        <w:t>本文紧密围绕异构无人机集群网络管理技术展开，从相关基础理论、架构设计、核心协议研发到系统实现与测试，层层递进。全篇论文共分为六章，具体内容安排如下：</w:t>
      </w:r>
    </w:p>
    <w:p w14:paraId="3077F182">
      <w:pPr>
        <w:bidi w:val="0"/>
      </w:pPr>
      <w:r>
        <w:rPr>
          <w:b/>
          <w:bCs/>
        </w:rPr>
        <w:t>第一章 绪论：</w:t>
      </w:r>
      <w:r>
        <w:t>阐述课题的研究背景与工程意义，梳理国内外在无人机网络管理领域的研究现状与面临的挑战，明确本文的研究内容、创新点及章节安排。</w:t>
      </w:r>
    </w:p>
    <w:p w14:paraId="5372158D">
      <w:pPr>
        <w:bidi w:val="0"/>
      </w:pPr>
      <w:r>
        <w:rPr>
          <w:b/>
          <w:bCs/>
        </w:rPr>
        <w:t>第二章 相关技术介绍：</w:t>
      </w:r>
      <w:r>
        <w:t>主要介绍本文研究所依赖的基础理论与关键技术，包括无人机集群异构网络（5G、FANET、数据链）的通信特性、传统网络管理协议的工作原理以及软件定义网络（SDN）等相关背景知识，为后续的架构与协议设计奠定理论基础。</w:t>
      </w:r>
    </w:p>
    <w:p w14:paraId="792E241D">
      <w:pPr>
        <w:bidi w:val="0"/>
      </w:pPr>
      <w:r>
        <w:rPr>
          <w:b/>
          <w:bCs/>
        </w:rPr>
        <w:t>第三章 异构无人机集群网络管理架构设计：</w:t>
      </w:r>
      <w:r>
        <w:t>针对多网共存环境下的集群通信特性，打破传统扁平化管理的局限，详细阐述“中心控制层-管理节点层-普通节点层”的三层分级管理架构设计理念、各层功能划分及跨域协同机制。</w:t>
      </w:r>
    </w:p>
    <w:p w14:paraId="301C7888">
      <w:pPr>
        <w:bidi w:val="0"/>
      </w:pPr>
      <w:r>
        <w:rPr>
          <w:b/>
          <w:bCs/>
        </w:rPr>
        <w:t>第四章 轻量级异构网络管理协议（HNMP）设计：</w:t>
      </w:r>
      <w:r>
        <w:t>重点论述专为资源受限环境打造的HNMP协议。详细介绍其基于UDP的报文格式、TLV编码规则、四大MIB信息组（基础信息、拓扑链路、资源能耗、业务QoS）的构建，以及“事件触发+动态周期”混合状态上报机制的交互流程。</w:t>
      </w:r>
    </w:p>
    <w:p w14:paraId="4D47B918">
      <w:pPr>
        <w:bidi w:val="0"/>
      </w:pPr>
      <w:r>
        <w:rPr>
          <w:b/>
          <w:bCs/>
        </w:rPr>
        <w:t>第五章 异构无人机集群网络管理系统实现与测试：</w:t>
      </w:r>
      <w:r>
        <w:t>探讨管理系统在中心控制端与无人机节点端的软件模块划分与核心逻辑实现。基于测试环境搭建典型应用场景，对所提架构与HNMP协议的信令开销、管理延迟、拓扑发现等关键性能指标进行系统性测试与量化分析。</w:t>
      </w:r>
    </w:p>
    <w:p w14:paraId="0F4B8090">
      <w:pPr>
        <w:bidi w:val="0"/>
      </w:pPr>
      <w:r>
        <w:rPr>
          <w:b/>
          <w:bCs/>
        </w:rPr>
        <w:t>第六章 总结与展望：</w:t>
      </w:r>
      <w:r>
        <w:t>对全文的研究工作进行系统性总结，指出当前研究存在的局限性，并对未来无人机集群智能化网络管理的发展方向进行展望。</w:t>
      </w:r>
    </w:p>
    <w:p w14:paraId="36338B74">
      <w:pPr>
        <w:bidi w:val="0"/>
      </w:pPr>
      <w:r>
        <w:t>以下为本文的章节结构流程图：</w:t>
      </w:r>
    </w:p>
    <w:p w14:paraId="123DC2A8">
      <w:pPr>
        <w:bidi w:val="0"/>
      </w:pPr>
      <w:r>
        <w:drawing>
          <wp:anchor distT="0" distB="0" distL="114300" distR="114300" simplePos="0" relativeHeight="251662336" behindDoc="0" locked="0" layoutInCell="1" allowOverlap="1">
            <wp:simplePos x="0" y="0"/>
            <wp:positionH relativeFrom="column">
              <wp:posOffset>1162050</wp:posOffset>
            </wp:positionH>
            <wp:positionV relativeFrom="paragraph">
              <wp:posOffset>66675</wp:posOffset>
            </wp:positionV>
            <wp:extent cx="3067050" cy="3848100"/>
            <wp:effectExtent l="0" t="0" r="6350" b="12700"/>
            <wp:wrapTopAndBottom/>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32"/>
                    <a:stretch>
                      <a:fillRect/>
                    </a:stretch>
                  </pic:blipFill>
                  <pic:spPr>
                    <a:xfrm>
                      <a:off x="0" y="0"/>
                      <a:ext cx="3067050" cy="3848100"/>
                    </a:xfrm>
                    <a:prstGeom prst="rect">
                      <a:avLst/>
                    </a:prstGeom>
                    <a:noFill/>
                    <a:ln>
                      <a:noFill/>
                    </a:ln>
                  </pic:spPr>
                </pic:pic>
              </a:graphicData>
            </a:graphic>
          </wp:anchor>
        </w:drawing>
      </w:r>
    </w:p>
    <w:p w14:paraId="2E1A6C94">
      <w:pPr>
        <w:pStyle w:val="2"/>
        <w:topLinePunct/>
      </w:pPr>
      <w:bookmarkStart w:id="14" w:name="_Toc28593"/>
      <w:r>
        <w:rPr>
          <w:rFonts w:hint="eastAsia"/>
          <w:lang w:val="en-US" w:eastAsia="zh-CN"/>
        </w:rPr>
        <w:t>相关技术介绍</w:t>
      </w:r>
      <w:bookmarkEnd w:id="14"/>
    </w:p>
    <w:p w14:paraId="40981F42">
      <w:pPr>
        <w:pStyle w:val="3"/>
        <w:keepNext w:val="0"/>
        <w:keepLines w:val="0"/>
        <w:widowControl/>
        <w:suppressLineNumbers w:val="0"/>
        <w:ind w:left="0" w:firstLine="0"/>
        <w:rPr>
          <w:i w:val="0"/>
          <w:iCs w:val="0"/>
          <w:caps w:val="0"/>
          <w:color w:val="000000"/>
          <w:spacing w:val="0"/>
          <w:u w:val="none"/>
        </w:rPr>
      </w:pPr>
      <w:bookmarkStart w:id="15" w:name="_Toc4919"/>
      <w:r>
        <w:rPr>
          <w:i w:val="0"/>
          <w:iCs w:val="0"/>
          <w:caps w:val="0"/>
          <w:color w:val="000000"/>
          <w:spacing w:val="0"/>
          <w:u w:val="none"/>
        </w:rPr>
        <w:t>异构无人机集群网络通信技术</w:t>
      </w:r>
      <w:bookmarkEnd w:id="15"/>
    </w:p>
    <w:p w14:paraId="31F764D6">
      <w:pPr>
        <w:bidi w:val="0"/>
      </w:pPr>
      <w:r>
        <w:t>随着无人机（UAV）集群在复杂任务中的广泛应用，单一的通信手段已无法满足全天候、全域协同的需求。现代无人机集群通常搭载多种通信载荷，形成多网共存的异构网络环境。从网络管理的视角来看，不同通信技术在带宽容量、传输延迟、拓扑稳定性以及协议栈结构上存在显著差异。深入剖析这些网络特性，是设计高效、统一的网络管理架构与协议的必要前提。</w:t>
      </w:r>
    </w:p>
    <w:p w14:paraId="1EE87947">
      <w:pPr>
        <w:pStyle w:val="4"/>
        <w:keepNext w:val="0"/>
        <w:keepLines w:val="0"/>
        <w:widowControl/>
        <w:suppressLineNumbers w:val="0"/>
        <w:ind w:left="0" w:firstLine="0"/>
        <w:rPr>
          <w:i w:val="0"/>
          <w:iCs w:val="0"/>
          <w:caps w:val="0"/>
          <w:color w:val="000000"/>
          <w:spacing w:val="0"/>
          <w:u w:val="none"/>
        </w:rPr>
      </w:pPr>
      <w:bookmarkStart w:id="16" w:name="_Toc29493"/>
      <w:r>
        <w:rPr>
          <w:i w:val="0"/>
          <w:iCs w:val="0"/>
          <w:caps w:val="0"/>
          <w:color w:val="000000"/>
          <w:spacing w:val="0"/>
          <w:u w:val="none"/>
        </w:rPr>
        <w:t>飞行自组织网络 (FANET / Ad-hoc)</w:t>
      </w:r>
      <w:bookmarkEnd w:id="16"/>
    </w:p>
    <w:p w14:paraId="3CDA086F">
      <w:pPr>
        <w:bidi w:val="0"/>
      </w:pPr>
      <w:r>
        <w:t>飞行自组织网络（Flying Ad-Hoc Network, FANET）是无人机集群实现局部高速协同最核心的通信方式。</w:t>
      </w:r>
    </w:p>
    <w:p w14:paraId="25213847">
      <w:pPr>
        <w:bidi w:val="0"/>
      </w:pPr>
      <w:r>
        <w:rPr>
          <w:b/>
          <w:bCs/>
        </w:rPr>
        <w:t>网络特性：</w:t>
      </w:r>
      <w:r>
        <w:t>FANET具有无中心、自组织、多跳路由的典型特征。在管理视角下，其可用带宽受节点间距和无线电干扰影响剧烈，端到端延迟随着路由跳数的增加而显著上升。更为关键的是，由于无人机的高速移动（通常可达 15-30 m/s），FANET的拓扑结构呈现出极高的动态性（Chriki et al., 2019）</w:t>
      </w:r>
      <w:r>
        <w:rPr>
          <w:rFonts w:hint="default"/>
          <w:lang w:val="en-US"/>
        </w:rPr>
        <w:t>[9]</w:t>
      </w:r>
      <w:r>
        <w:t>。</w:t>
      </w:r>
    </w:p>
    <w:p w14:paraId="26126544">
      <w:pPr>
        <w:bidi w:val="0"/>
      </w:pPr>
      <w:r>
        <w:rPr>
          <w:b/>
          <w:bCs/>
        </w:rPr>
        <w:t>管理难点：</w:t>
      </w:r>
      <w:r>
        <w:t>FANET的无中心特性使得传统的集中式网络管理面临巨大挑战。节点频繁的加入、退出或链路断开（即 Churn 现象）导致网络拓扑瞬息万变。如果采用传统的周期性轮询管理机制（如标准 SNMP），不仅会消耗大量宝贵的无线带宽，而且采集到的节点状态信息（如路由表、邻居列表）在传输到管理中心时往往已经过期，极易导致管理决策失误。</w:t>
      </w:r>
    </w:p>
    <w:p w14:paraId="6F114C1F">
      <w:pPr>
        <w:pStyle w:val="4"/>
        <w:keepNext w:val="0"/>
        <w:keepLines w:val="0"/>
        <w:widowControl/>
        <w:suppressLineNumbers w:val="0"/>
        <w:ind w:left="0" w:firstLine="0"/>
        <w:rPr>
          <w:i w:val="0"/>
          <w:iCs w:val="0"/>
          <w:caps w:val="0"/>
          <w:color w:val="000000"/>
          <w:spacing w:val="0"/>
          <w:u w:val="none"/>
        </w:rPr>
      </w:pPr>
      <w:bookmarkStart w:id="17" w:name="_Toc19198"/>
      <w:r>
        <w:rPr>
          <w:i w:val="0"/>
          <w:iCs w:val="0"/>
          <w:caps w:val="0"/>
          <w:color w:val="000000"/>
          <w:spacing w:val="0"/>
          <w:u w:val="none"/>
        </w:rPr>
        <w:t>蜂窝移动通信网络 (5G Cellular)</w:t>
      </w:r>
      <w:bookmarkEnd w:id="17"/>
    </w:p>
    <w:p w14:paraId="2384BAD1">
      <w:pPr>
        <w:bidi w:val="0"/>
      </w:pPr>
      <w:r>
        <w:t>5G蜂窝网络凭借其强大的地面基础设施，为无人机集群提供了广域的宽带接入能力。</w:t>
      </w:r>
    </w:p>
    <w:p w14:paraId="0CED23FE">
      <w:pPr>
        <w:bidi w:val="0"/>
      </w:pPr>
      <w:r>
        <w:rPr>
          <w:b/>
          <w:bCs/>
        </w:rPr>
        <w:t>网络特性：</w:t>
      </w:r>
      <w:r>
        <w:t>5G网络具备增强型移动宽带（eMBB）和超可靠低延迟通信（URLLC）的特点。从网络管理角度看，只要无人机处于基站信号覆盖范围内，其与地面管理中心之间的通信链路就具有极高的带宽和极低的延迟（空口延迟通常小于 10 ms），且无人机到基站的星型拓扑相对稳定（Zeng et al., 2019）</w:t>
      </w:r>
      <w:r>
        <w:rPr>
          <w:rFonts w:hint="default"/>
          <w:lang w:val="en-US"/>
        </w:rPr>
        <w:t>[12]</w:t>
      </w:r>
      <w:r>
        <w:t>。</w:t>
      </w:r>
    </w:p>
    <w:p w14:paraId="274C695A">
      <w:pPr>
        <w:bidi w:val="0"/>
      </w:pPr>
      <w:r>
        <w:rPr>
          <w:b/>
          <w:bCs/>
        </w:rPr>
        <w:t>管理难点：</w:t>
      </w:r>
      <w:r>
        <w:t>5G网络高度依赖地面基站，在抗灾救援或极端环境下存在盲区风险。此外，无人机的高空、高速飞行会导致频繁的跨基站切换（Handover）。这种高频切换极易引发管理信令的瞬间拥塞或管理链路的短暂中断。同时，如何将基于基础设施的集中式5G网络与无中心的FANET网络在管理面上进行无缝协同，是当前的一大技术瓶颈。</w:t>
      </w:r>
    </w:p>
    <w:p w14:paraId="1CA46F96">
      <w:pPr>
        <w:pStyle w:val="4"/>
        <w:keepNext w:val="0"/>
        <w:keepLines w:val="0"/>
        <w:widowControl/>
        <w:suppressLineNumbers w:val="0"/>
        <w:ind w:left="0" w:firstLine="0"/>
        <w:rPr>
          <w:i w:val="0"/>
          <w:iCs w:val="0"/>
          <w:caps w:val="0"/>
          <w:color w:val="000000"/>
          <w:spacing w:val="0"/>
          <w:u w:val="none"/>
        </w:rPr>
      </w:pPr>
      <w:bookmarkStart w:id="18" w:name="_Toc5642"/>
      <w:r>
        <w:rPr>
          <w:i w:val="0"/>
          <w:iCs w:val="0"/>
          <w:caps w:val="0"/>
          <w:color w:val="000000"/>
          <w:spacing w:val="0"/>
          <w:u w:val="none"/>
        </w:rPr>
        <w:t>民用无人机数据链通信 (Civilian UAV Data Link)</w:t>
      </w:r>
      <w:bookmarkEnd w:id="18"/>
    </w:p>
    <w:p w14:paraId="1C9453CE">
      <w:pPr>
        <w:bidi w:val="0"/>
      </w:pPr>
      <w:r>
        <w:t>民用无人机数据链（如基于 MAVLink 协议的数传链路或商业厂商的专有图传链路）是保障无人机基础飞行控制与遥测数据回传的底层通信手段。</w:t>
      </w:r>
    </w:p>
    <w:p w14:paraId="693D7CB9">
      <w:pPr>
        <w:bidi w:val="0"/>
      </w:pPr>
      <w:r>
        <w:rPr>
          <w:b/>
          <w:bCs/>
        </w:rPr>
        <w:t>网络特性：</w:t>
      </w:r>
      <w:r>
        <w:t>民用数据链通常采用点对点或星型的主从控制架构，具有较高的链路可靠性，拓扑结构极为稳定。在带宽分配上，此类网络呈现显著的非对称性——下行带宽较大（用于高清视频流回传），而上行控制带宽极为受限（通常仅为 kbps 级别）（Hayat et al., 2016）</w:t>
      </w:r>
      <w:r>
        <w:rPr>
          <w:rFonts w:hint="default"/>
          <w:lang w:val="en-US"/>
        </w:rPr>
        <w:t>[10]</w:t>
      </w:r>
      <w:r>
        <w:t>。</w:t>
      </w:r>
    </w:p>
    <w:p w14:paraId="5D725D01">
      <w:pPr>
        <w:bidi w:val="0"/>
      </w:pPr>
      <w:r>
        <w:rPr>
          <w:b/>
          <w:bCs/>
        </w:rPr>
        <w:t>管理难点：</w:t>
      </w:r>
      <w:r>
        <w:t>民用数据链的主要管理壁垒在于其“封闭性”与“非标准性”。许多商业无人机数据链采用厂商私有协议，缺乏对标准 IP 协议栈的原生支持，导致其难以与 5G 或 FANET 等标准 IP 网络直接互通。此外，由于上行带宽极度受限，若在数据链上透传复杂的网络管理信令，将严重挤占关键飞控指令的传输通道，因此必须对其管理开销进行严格的压缩与过滤。</w:t>
      </w:r>
    </w:p>
    <w:p w14:paraId="1AC05A72">
      <w:pPr>
        <w:pStyle w:val="4"/>
        <w:keepNext w:val="0"/>
        <w:keepLines w:val="0"/>
        <w:widowControl/>
        <w:suppressLineNumbers w:val="0"/>
        <w:ind w:left="0" w:firstLine="0"/>
        <w:rPr>
          <w:i w:val="0"/>
          <w:iCs w:val="0"/>
          <w:caps w:val="0"/>
          <w:color w:val="000000"/>
          <w:spacing w:val="0"/>
          <w:u w:val="none"/>
        </w:rPr>
      </w:pPr>
      <w:bookmarkStart w:id="19" w:name="_Toc20637"/>
      <w:r>
        <w:rPr>
          <w:i w:val="0"/>
          <w:iCs w:val="0"/>
          <w:caps w:val="0"/>
          <w:color w:val="000000"/>
          <w:spacing w:val="0"/>
          <w:u w:val="none"/>
        </w:rPr>
        <w:t>卫星通信网络 (Satellite Communication)</w:t>
      </w:r>
      <w:bookmarkEnd w:id="19"/>
    </w:p>
    <w:p w14:paraId="46A1EDD1">
      <w:pPr>
        <w:bidi w:val="0"/>
      </w:pPr>
      <w:r>
        <w:t>卫星通信是实现无人机集群超视距（BLOS）控制和全球化部署的关键依托。</w:t>
      </w:r>
    </w:p>
    <w:p w14:paraId="73F2E52D">
      <w:pPr>
        <w:bidi w:val="0"/>
      </w:pPr>
      <w:r>
        <w:rPr>
          <w:b/>
          <w:bCs/>
        </w:rPr>
        <w:t>网络特性：</w:t>
      </w:r>
      <w:r>
        <w:t>卫星网络能够提供不受地理环境限制的全球覆盖。然而，无论是地球同步轨道（GEO）还是低轨（LEO）卫星，其物理传输距离都决定了该网络具有显著的高延迟特性（GEO 卫星的往返延迟通常大于 500 ms）。拓扑结构在宏观上稳定，但微观链路质量易受天气（如雨衰）影响（Liu et al., 2018）</w:t>
      </w:r>
      <w:r>
        <w:rPr>
          <w:rFonts w:hint="default"/>
          <w:lang w:val="en-US"/>
        </w:rPr>
        <w:t>[11]</w:t>
      </w:r>
      <w:r>
        <w:t>。</w:t>
      </w:r>
    </w:p>
    <w:p w14:paraId="10778901">
      <w:pPr>
        <w:bidi w:val="0"/>
      </w:pPr>
      <w:r>
        <w:rPr>
          <w:b/>
          <w:bCs/>
        </w:rPr>
        <w:t>管理难点：</w:t>
      </w:r>
      <w:r>
        <w:t>高昂的传播延迟是卫星网络管理的核心痛点。长延迟导致网络管理指令的“下发-执行-状态回传”闭环周期被大幅拉长。管理中心无法实现对底层无人机状态的毫秒级实时监控，传统的强同步管理协议在卫星链路上会因超时而频繁重传，进而引发信令风暴。</w:t>
      </w:r>
    </w:p>
    <w:p w14:paraId="6E0DC2B3">
      <w:pPr>
        <w:pStyle w:val="4"/>
        <w:keepNext w:val="0"/>
        <w:keepLines w:val="0"/>
        <w:widowControl/>
        <w:suppressLineNumbers w:val="0"/>
        <w:ind w:left="0" w:firstLine="0"/>
        <w:rPr>
          <w:i w:val="0"/>
          <w:iCs w:val="0"/>
          <w:caps w:val="0"/>
          <w:color w:val="000000"/>
          <w:spacing w:val="0"/>
          <w:u w:val="none"/>
        </w:rPr>
      </w:pPr>
      <w:bookmarkStart w:id="20" w:name="_Toc21742"/>
      <w:r>
        <w:rPr>
          <w:i w:val="0"/>
          <w:iCs w:val="0"/>
          <w:caps w:val="0"/>
          <w:color w:val="000000"/>
          <w:spacing w:val="0"/>
          <w:u w:val="none"/>
        </w:rPr>
        <w:t>异构网络融合面临的管理挑战</w:t>
      </w:r>
      <w:bookmarkEnd w:id="20"/>
    </w:p>
    <w:p w14:paraId="61993D93">
      <w:pPr>
        <w:bidi w:val="0"/>
      </w:pPr>
      <w:r>
        <w:t>综上所述，无人机集群所依赖的FANET、5G、数据链与卫星网络在物理属性与逻辑架构上呈现出强烈的异构性。当这些网络融合共存时，传统的网络管理体系面临以下三大核心挑战：</w:t>
      </w:r>
    </w:p>
    <w:p w14:paraId="05C8E798">
      <w:pPr>
        <w:bidi w:val="0"/>
      </w:pPr>
      <w:r>
        <w:rPr>
          <w:rFonts w:hint="eastAsia"/>
          <w:lang w:val="en-US" w:eastAsia="zh-CN"/>
        </w:rPr>
        <w:t>1、</w:t>
      </w:r>
      <w:r>
        <w:t>接口与协议的异构性：IP网络（5G、FANET）与非IP网络（数据链）的并存，使得传统的单一网管协议无法直接穿透异构协议栈获取全局状态。</w:t>
      </w:r>
    </w:p>
    <w:p w14:paraId="11DA5F0D">
      <w:pPr>
        <w:bidi w:val="0"/>
      </w:pPr>
      <w:r>
        <w:rPr>
          <w:rFonts w:hint="eastAsia"/>
          <w:lang w:val="en-US" w:eastAsia="zh-CN"/>
        </w:rPr>
        <w:t>2、</w:t>
      </w:r>
      <w:r>
        <w:t>资源分配与调度的冲突：集中式调度（5G、数据链）与分布式竞争（FANET）在带宽分配机制上截然不同，管理系统难以用统一的标准去衡量和分配跨网资源。</w:t>
      </w:r>
    </w:p>
    <w:p w14:paraId="0D5A4F26">
      <w:pPr>
        <w:bidi w:val="0"/>
      </w:pPr>
      <w:r>
        <w:rPr>
          <w:rFonts w:hint="eastAsia"/>
          <w:lang w:val="en-US" w:eastAsia="zh-CN"/>
        </w:rPr>
        <w:t>3、</w:t>
      </w:r>
      <w:r>
        <w:t>状态监控时效性的矛盾：FANET要求极高频的状态刷新以应对拓扑变化，而数据链和卫星网络则因带宽和延迟限制，仅能承受低频的状态上报。</w:t>
      </w:r>
    </w:p>
    <w:p w14:paraId="1B12B264">
      <w:pPr>
        <w:bidi w:val="0"/>
      </w:pPr>
      <w:r>
        <w:t>这些异构性特征表明，采用传统的扁平化或“一刀切”式的网络管理模式已无法胜任。为实现集群网络的高效协同，迫切需要设计一种能够屏蔽底层物理差异、智能适配异构链路特性的统一分级管理架构，这也正是本文后续第三章架构设计的核心出发点与理论依据。</w:t>
      </w:r>
    </w:p>
    <w:p w14:paraId="35A22BB5">
      <w:pPr>
        <w:keepNext w:val="0"/>
        <w:keepLines w:val="0"/>
        <w:widowControl/>
        <w:suppressLineNumbers w:val="0"/>
        <w:ind w:left="0" w:firstLine="0"/>
        <w:rPr>
          <w:i w:val="0"/>
          <w:iCs w:val="0"/>
          <w:caps w:val="0"/>
          <w:spacing w:val="0"/>
          <w:u w:val="none"/>
        </w:rPr>
      </w:pPr>
    </w:p>
    <w:p w14:paraId="38565F8F">
      <w:pPr>
        <w:pStyle w:val="68"/>
        <w:bidi w:val="0"/>
        <w:rPr>
          <w:rFonts w:hint="eastAsia"/>
        </w:rPr>
      </w:pPr>
      <w:r>
        <w:rPr>
          <w:rFonts w:hint="eastAsia"/>
        </w:rPr>
        <w:t>Chriki, A., Touati, H., Snoussi, H., &amp; Kamoun, F. (2019). FANET: Communication, mobility models and security issues. Computer Networks, 163, 106877. https://doi.org/10.1016/j.comnet.2019.106877</w:t>
      </w:r>
    </w:p>
    <w:p w14:paraId="77EF40B7">
      <w:pPr>
        <w:pStyle w:val="68"/>
        <w:bidi w:val="0"/>
        <w:rPr>
          <w:rFonts w:hint="eastAsia"/>
        </w:rPr>
      </w:pPr>
      <w:r>
        <w:rPr>
          <w:rFonts w:hint="eastAsia"/>
        </w:rPr>
        <w:t>Hayat, S., Yanmaz, E., &amp; Muzaffar, R. (2016). Survey on unmanned aerial vehicle networks for civil applications: A communications viewpoint. IEEE Communications Surveys &amp; Tutorials, 18(4), 2624-2661. https://doi.org/10.1109/COMST.2016.2560343</w:t>
      </w:r>
    </w:p>
    <w:p w14:paraId="4F95AAAC">
      <w:pPr>
        <w:pStyle w:val="68"/>
        <w:bidi w:val="0"/>
        <w:rPr>
          <w:rFonts w:hint="eastAsia"/>
        </w:rPr>
      </w:pPr>
      <w:r>
        <w:rPr>
          <w:rFonts w:hint="eastAsia"/>
        </w:rPr>
        <w:t>Liu, J., Shi, Y., Fadlullah, Z. M., &amp; Kato, N. (2018). Space-air-ground integrated network: A survey. IEEE Communications Surveys &amp; Tutorials, 20(4), 2714-2741. https://doi.org/10.1109/COMST.2018.2841996</w:t>
      </w:r>
    </w:p>
    <w:p w14:paraId="36F2351C">
      <w:pPr>
        <w:pStyle w:val="68"/>
        <w:bidi w:val="0"/>
      </w:pPr>
      <w:r>
        <w:rPr>
          <w:rFonts w:hint="eastAsia"/>
        </w:rPr>
        <w:t>Zeng, Y., Lyu, J., &amp; Zhang, R. (2019). Cellular-connected UAV: Potential, challenges, and promising technologies. IEEE Wireless Communications, 26(1), 120-127. https://doi.org/10.1109/MWC.2018.1800023</w:t>
      </w:r>
    </w:p>
    <w:p w14:paraId="16F03994"/>
    <w:p w14:paraId="1A004617">
      <w:pPr>
        <w:pStyle w:val="3"/>
        <w:keepNext w:val="0"/>
        <w:keepLines w:val="0"/>
        <w:widowControl/>
        <w:suppressLineNumbers w:val="0"/>
      </w:pPr>
      <w:bookmarkStart w:id="21" w:name="_Toc22099"/>
      <w:r>
        <w:rPr>
          <w:i w:val="0"/>
          <w:iCs w:val="0"/>
          <w:caps w:val="0"/>
          <w:color w:val="000000"/>
          <w:spacing w:val="0"/>
          <w:u w:val="none"/>
        </w:rPr>
        <w:t>网络管理体系架构与模型</w:t>
      </w:r>
      <w:bookmarkEnd w:id="21"/>
    </w:p>
    <w:p w14:paraId="03D485EB">
      <w:pPr>
        <w:bidi w:val="0"/>
      </w:pPr>
      <w:r>
        <w:t>网络管理体系架构决定了管理信息（如节点状态、资源利用率、拓扑变化等）在网络中的采集、处理与分发方式。面对2.1节中所述的异构网络环境，选择或设计合适的管理架构是确保无人机集群高效协同的核心。传统的网络管理模型主要分为集中式与分布式两大类，而在复杂无人机集群场景中，这两种单一模型均暴露出显著的局限性，进而推动了分层/混合式架构的发展。</w:t>
      </w:r>
    </w:p>
    <w:p w14:paraId="0DB2DF42">
      <w:pPr>
        <w:pStyle w:val="4"/>
        <w:keepNext w:val="0"/>
        <w:keepLines w:val="0"/>
        <w:widowControl/>
        <w:suppressLineNumbers w:val="0"/>
      </w:pPr>
      <w:bookmarkStart w:id="22" w:name="_Toc26570"/>
      <w:r>
        <w:rPr>
          <w:i w:val="0"/>
          <w:iCs w:val="0"/>
          <w:caps w:val="0"/>
          <w:color w:val="000000"/>
          <w:spacing w:val="0"/>
          <w:u w:val="none"/>
        </w:rPr>
        <w:t>集中式网络管理架构</w:t>
      </w:r>
      <w:bookmarkEnd w:id="22"/>
    </w:p>
    <w:p w14:paraId="4C4333AA">
      <w:pPr>
        <w:bidi w:val="0"/>
      </w:pPr>
      <w:r>
        <w:t>集中式网络管理架构（Centralized Network Management）是最传统且应用最广泛的管理模型（如基于标准 SNMP 的管理系统）。</w:t>
      </w:r>
    </w:p>
    <w:p w14:paraId="653E2A3D">
      <w:pPr>
        <w:bidi w:val="0"/>
      </w:pPr>
      <w:r>
        <w:rPr>
          <w:b/>
          <w:bCs/>
        </w:rPr>
        <w:t>原理：</w:t>
      </w:r>
      <w:r>
        <w:t>该架构依赖于一个全局的中央管理节点（通常部署在地面控制站），所有底层无人机节点（Agent）均直接向该中心节点定期汇报状态，并接收来自中心的管理策略与配置指令。</w:t>
      </w:r>
    </w:p>
    <w:p w14:paraId="6816D8F1">
      <w:pPr>
        <w:bidi w:val="0"/>
      </w:pPr>
      <w:r>
        <w:rPr>
          <w:b/>
          <w:bCs/>
        </w:rPr>
        <w:t>优缺点分析：</w:t>
      </w:r>
      <w:r>
        <w:t>集中式架构的最大优势在于管理中心拥有完整的全局网络视图，能够轻易实现全局策略的统一下发与一致性维护。然而，在无人机集群场景中，其致命弱点在于单点故障（Single Point of Failure, SPOF）与高昂的通信开销。当集群规模扩大时，所有节点的管理信令均汇聚至中心节点，极易在中心节点附近形成带宽瓶颈（即“漏斗效应”）。此外，对于高动态的 FANET 或高延迟的卫星网络，集中式轮询不仅会耗尽宝贵的民用数据链上行带宽，还会因链路中断导致整个集群失去管理控制（Gupta, Jain, &amp; Vaszkun, 2015）</w:t>
      </w:r>
      <w:r>
        <w:rPr>
          <w:rFonts w:hint="default"/>
          <w:lang w:val="en-US"/>
        </w:rPr>
        <w:t>[13]</w:t>
      </w:r>
      <w:r>
        <w:t>。因此，纯集中式架构不适合大规模、高动态的异构无人机集群。</w:t>
      </w:r>
    </w:p>
    <w:p w14:paraId="44556B00">
      <w:pPr>
        <w:pStyle w:val="4"/>
        <w:bidi w:val="0"/>
      </w:pPr>
      <w:bookmarkStart w:id="23" w:name="_Toc28770"/>
      <w:r>
        <w:t>分布式网络管理架构</w:t>
      </w:r>
      <w:bookmarkEnd w:id="23"/>
    </w:p>
    <w:p w14:paraId="5B46A836">
      <w:pPr>
        <w:bidi w:val="0"/>
      </w:pPr>
      <w:r>
        <w:t>为克服集中式架构的单点故障问题，分布式网络管理架构（Distributed Network Management）被广泛应用于纯粹的自组织网络中。</w:t>
      </w:r>
    </w:p>
    <w:p w14:paraId="58570BC7">
      <w:pPr>
        <w:bidi w:val="0"/>
      </w:pPr>
      <w:r>
        <w:rPr>
          <w:b/>
          <w:bCs/>
        </w:rPr>
        <w:t>原理：</w:t>
      </w:r>
      <w:r>
        <w:t>在分布式架构中，不存在绝对的中央控制节点。网络管理任务（如拓扑发现、路由维护、资源分配）被分散到各个无人机节点上。节点之间通过点对点的状态交互与协商，共同完成网络的自我管理与自我修复。</w:t>
      </w:r>
    </w:p>
    <w:p w14:paraId="176FFF4E">
      <w:pPr>
        <w:bidi w:val="0"/>
      </w:pPr>
      <w:r>
        <w:rPr>
          <w:b/>
          <w:bCs/>
        </w:rPr>
        <w:t>优缺点分析：</w:t>
      </w:r>
      <w:r>
        <w:t>分布式架构具有极高的生存能力和容错性，即使部分节点被摧毁或链路断开，剩余节点仍能通过局部协商维持网络的运转，非常契合 FANET 的无中心特性。但是，分布式管理面临着全局策略一致性差和协调开销大的严峻挑战。由于缺乏全局视图，节点在进行资源调度时极易产生冲突；同时，为了在全网达成某种共识（如全网路由收敛），节点间需要频繁交互状态更新报文，这在节点密集时会引发“广播风暴”，严重消耗无线网络资源（Oubbati et al., 2017）</w:t>
      </w:r>
      <w:r>
        <w:rPr>
          <w:rFonts w:hint="default"/>
          <w:lang w:val="en-US"/>
        </w:rPr>
        <w:t>[14]</w:t>
      </w:r>
      <w:r>
        <w:t>。此外，纯分布式架构难以与基于基础设施的 5G 或卫星网络进行有效的策略对接。</w:t>
      </w:r>
    </w:p>
    <w:p w14:paraId="0AC70E58">
      <w:pPr>
        <w:pStyle w:val="4"/>
        <w:keepNext w:val="0"/>
        <w:keepLines w:val="0"/>
        <w:widowControl/>
        <w:suppressLineNumbers w:val="0"/>
      </w:pPr>
      <w:bookmarkStart w:id="24" w:name="_Toc26070"/>
      <w:r>
        <w:rPr>
          <w:i w:val="0"/>
          <w:iCs w:val="0"/>
          <w:caps w:val="0"/>
          <w:color w:val="000000"/>
          <w:spacing w:val="0"/>
          <w:u w:val="none"/>
        </w:rPr>
        <w:t>分层/混合式网络管理架构</w:t>
      </w:r>
      <w:bookmarkEnd w:id="24"/>
    </w:p>
    <w:p w14:paraId="52D3878D">
      <w:pPr>
        <w:bidi w:val="0"/>
      </w:pPr>
      <w:r>
        <w:t>鉴于集中式与分布式架构在异构无人机集群中的局限性，学术界与工业界逐渐将目光转向分层/混合式网络管理架构（Hierarchical/Hybrid Network Management）。</w:t>
      </w:r>
    </w:p>
    <w:p w14:paraId="4E44E5EE">
      <w:pPr>
        <w:bidi w:val="0"/>
      </w:pPr>
      <w:r>
        <w:rPr>
          <w:b/>
          <w:bCs/>
        </w:rPr>
        <w:t>原理：</w:t>
      </w:r>
      <w:r>
        <w:t>分层架构通过逻辑划分，将网络管理任务分解到不同的层级中。通常，底层采用分布式或局部集中的方式形成若干个“簇（Cluster）”或“子网”，每个簇选举或指定一个“簇头（Cluster Head）”或“代理网关”；中高层则由这些代理节点与全局管理中心进行集中式交互。</w:t>
      </w:r>
    </w:p>
    <w:p w14:paraId="06F25ABF">
      <w:pPr>
        <w:bidi w:val="0"/>
        <w:rPr>
          <w:highlight w:val="yellow"/>
        </w:rPr>
      </w:pPr>
      <w:r>
        <w:rPr>
          <w:b/>
          <w:bCs/>
        </w:rPr>
        <w:t>优势与适配性：</w:t>
      </w:r>
      <w:r>
        <w:t>分层架构完美融合了集中式的全局掌控力与分布式的局部灵活性。</w:t>
      </w:r>
      <w:commentRangeStart w:id="4"/>
      <w:r>
        <w:rPr>
          <w:highlight w:val="yellow"/>
        </w:rPr>
        <w:t>首先，它大幅降低了全局通信开销。底层无人机只需将高频的状态信息（如毫秒级的拓扑变化）上报给局部的簇头，簇头经过数据融合与过滤后，再通过 5G 或卫星等大带宽/广域链路将低频的摘要信息上报给地面控制中心。其次，它实现了异构协议的有效隔离与转换。簇头节点可以作为协议网关，对内使用轻量级的私有协议管理民用数据链或 FANET，对外则使用标准 IP 协议与 5G 网络对接，从而屏蔽了底层的物理差异。最后，它限制了故障域的范围，单一节点的失效仅影响局部子网，不会引发全局崩溃。</w:t>
      </w:r>
      <w:commentRangeEnd w:id="4"/>
      <w:r>
        <w:commentReference w:id="4"/>
      </w:r>
    </w:p>
    <w:p w14:paraId="43D88711">
      <w:pPr>
        <w:bidi w:val="0"/>
      </w:pPr>
    </w:p>
    <w:p w14:paraId="33A44E9C">
      <w:pPr>
        <w:bidi w:val="0"/>
      </w:pPr>
      <w:r>
        <w:t>理论总结：在多网共存的异构无人机集群中，没有任何一种单一的扁平化管理架构能够同时满足低延迟、低开销与全局一致性的要求。分层/混合式架构通过“局部自治、全局协同”的理念，为解决这一矛盾提供了最佳路径。这一理论推演不仅论证了传统架构的不可行性，也为本文第三章即将提出的“地面中心层-空中骨干层-边缘接入层”三层分级统一管理架构奠定了坚实的理论基础与设计依据。</w:t>
      </w:r>
    </w:p>
    <w:p w14:paraId="14202C38">
      <w:pPr>
        <w:bidi w:val="0"/>
      </w:pPr>
    </w:p>
    <w:p w14:paraId="47B47305">
      <w:pPr>
        <w:pStyle w:val="68"/>
        <w:bidi w:val="0"/>
        <w:rPr>
          <w:rFonts w:hint="eastAsia"/>
        </w:rPr>
      </w:pPr>
      <w:r>
        <w:rPr>
          <w:rFonts w:hint="eastAsia"/>
        </w:rPr>
        <w:t>Gupta, L., Jain, R., &amp; Vaszkun, G. (2015). Survey of important issues in UAV communication networks. IEEE Communications Surveys &amp; Tutorials, 18(2), 1123-1152. https://doi.org/10.1109/COMST.2015.2495297</w:t>
      </w:r>
    </w:p>
    <w:p w14:paraId="0FE4F426">
      <w:pPr>
        <w:pStyle w:val="68"/>
        <w:bidi w:val="0"/>
        <w:rPr>
          <w:rFonts w:hint="eastAsia"/>
        </w:rPr>
      </w:pPr>
      <w:r>
        <w:rPr>
          <w:rFonts w:hint="eastAsia"/>
        </w:rPr>
        <w:t xml:space="preserve">Motlagh, N. H., Bagaa, M., &amp; Taleb, T. (2017). UAV-based IoT platform: A crowd surveillance use case. IEEE Communications Magazine, 55(2), 128-134. </w:t>
      </w:r>
      <w:r>
        <w:rPr>
          <w:rFonts w:hint="eastAsia"/>
        </w:rPr>
        <w:fldChar w:fldCharType="begin"/>
      </w:r>
      <w:r>
        <w:rPr>
          <w:rFonts w:hint="eastAsia"/>
        </w:rPr>
        <w:instrText xml:space="preserve"> HYPERLINK "https://doi.org/10.1109/MCOM.2017.1600587CM" </w:instrText>
      </w:r>
      <w:r>
        <w:rPr>
          <w:rFonts w:hint="eastAsia"/>
        </w:rPr>
        <w:fldChar w:fldCharType="separate"/>
      </w:r>
      <w:r>
        <w:rPr>
          <w:rStyle w:val="32"/>
          <w:rFonts w:hint="eastAsia"/>
        </w:rPr>
        <w:t>https://doi.org/10.1109/MCOM.2017.1600587CM</w:t>
      </w:r>
      <w:r>
        <w:rPr>
          <w:rFonts w:hint="eastAsia"/>
        </w:rPr>
        <w:fldChar w:fldCharType="end"/>
      </w:r>
    </w:p>
    <w:p w14:paraId="4D0E143B">
      <w:pPr>
        <w:pStyle w:val="68"/>
        <w:keepLines/>
        <w:numPr>
          <w:ilvl w:val="0"/>
          <w:numId w:val="0"/>
        </w:numPr>
        <w:topLinePunct/>
        <w:bidi w:val="0"/>
        <w:adjustRightInd w:val="0"/>
        <w:spacing w:line="400" w:lineRule="atLeast"/>
        <w:jc w:val="both"/>
        <w:rPr>
          <w:rFonts w:hint="eastAsia"/>
        </w:rPr>
      </w:pPr>
    </w:p>
    <w:p w14:paraId="44DF5A4B">
      <w:pPr>
        <w:pStyle w:val="3"/>
        <w:keepNext w:val="0"/>
        <w:keepLines w:val="0"/>
        <w:widowControl/>
        <w:suppressLineNumbers w:val="0"/>
        <w:ind w:left="0" w:firstLine="0"/>
        <w:rPr>
          <w:i w:val="0"/>
          <w:iCs w:val="0"/>
          <w:caps w:val="0"/>
          <w:color w:val="000000"/>
          <w:spacing w:val="0"/>
          <w:u w:val="none"/>
        </w:rPr>
      </w:pPr>
      <w:bookmarkStart w:id="25" w:name="_Toc17715"/>
      <w:r>
        <w:rPr>
          <w:i w:val="0"/>
          <w:iCs w:val="0"/>
          <w:caps w:val="0"/>
          <w:color w:val="000000"/>
          <w:spacing w:val="0"/>
          <w:u w:val="none"/>
        </w:rPr>
        <w:t>典型网络管理协议分析</w:t>
      </w:r>
      <w:bookmarkEnd w:id="25"/>
    </w:p>
    <w:p w14:paraId="4F3C8F55">
      <w:pPr>
        <w:bidi w:val="0"/>
      </w:pPr>
      <w:r>
        <w:t>在确立了分层网络管理架构之后，选择或设计匹配该架构的底层通信协议是实现高效管理的关键。当前，传统IP网络中已存在多种成熟的网络管理协议。然而，无人机集群网络具有带宽受限、拓扑高动态、节点计算资源有限以及链路易中断等显著特征。本节将对现有的典型网络管理协议进行深入剖析，论证其在异构无人机集群场景中的不适应性。</w:t>
      </w:r>
    </w:p>
    <w:p w14:paraId="7E46FFF0">
      <w:pPr>
        <w:pStyle w:val="4"/>
        <w:keepNext w:val="0"/>
        <w:keepLines w:val="0"/>
        <w:widowControl/>
        <w:suppressLineNumbers w:val="0"/>
        <w:ind w:left="0" w:firstLine="0"/>
        <w:rPr>
          <w:i w:val="0"/>
          <w:iCs w:val="0"/>
          <w:caps w:val="0"/>
          <w:color w:val="000000"/>
          <w:spacing w:val="0"/>
          <w:u w:val="none"/>
        </w:rPr>
      </w:pPr>
      <w:bookmarkStart w:id="26" w:name="_Toc24478"/>
      <w:r>
        <w:rPr>
          <w:i w:val="0"/>
          <w:iCs w:val="0"/>
          <w:caps w:val="0"/>
          <w:color w:val="000000"/>
          <w:spacing w:val="0"/>
          <w:u w:val="none"/>
        </w:rPr>
        <w:t>SNMP (简单网络管理协议)</w:t>
      </w:r>
      <w:bookmarkEnd w:id="26"/>
    </w:p>
    <w:p w14:paraId="71AA9013">
      <w:pPr>
        <w:bidi w:val="0"/>
      </w:pPr>
      <w:r>
        <w:t>SNMP（Simple Network Management Protocol）是目前应用最广泛的标准化网络管理协议。</w:t>
      </w:r>
    </w:p>
    <w:p w14:paraId="5250F7B6">
      <w:pPr>
        <w:bidi w:val="0"/>
      </w:pPr>
      <w:r>
        <w:rPr>
          <w:b/>
          <w:bCs/>
        </w:rPr>
        <w:t>工作原理：</w:t>
      </w:r>
      <w:r>
        <w:t>SNMP 主要采用“管理者-代理（Manager-Agent）”模型，核心机制是基于“请求-响应”的周期性轮询（Polling）。</w:t>
      </w:r>
    </w:p>
    <w:p w14:paraId="11DAEB52">
      <w:pPr>
        <w:bidi w:val="0"/>
      </w:pPr>
      <w:r>
        <w:rPr>
          <w:b/>
          <w:bCs/>
        </w:rPr>
        <w:t>局限性分析：</w:t>
      </w:r>
      <w:r>
        <w:t>首先，SNMP 报文采用 ASN.1 语法进行定义，并使用 BER（Basic Encoding Rules）进行编码。BER 编码包含大量的类型和长度标识，导致报文冗余度极高，有效载荷占比低。其次，在无人机集群（尤其是民用数据链和 FANET）中，无线带宽极为宝贵。SNMP 的周期性轮询机制会产生大量无用的查询报文，不仅严重挤占飞控指令和业务数据的传输通道，而且在节点数量增加时极易引发网络拥塞。此外，轮询机制的滞后性使得管理中心无法实时感知无人机网络中毫秒级的拓扑变化（如节点坠毁或链路断开）。</w:t>
      </w:r>
    </w:p>
    <w:p w14:paraId="6244B190">
      <w:pPr>
        <w:pStyle w:val="4"/>
        <w:keepNext w:val="0"/>
        <w:keepLines w:val="0"/>
        <w:widowControl/>
        <w:suppressLineNumbers w:val="0"/>
        <w:ind w:left="0" w:firstLine="0"/>
        <w:rPr>
          <w:i w:val="0"/>
          <w:iCs w:val="0"/>
          <w:caps w:val="0"/>
          <w:color w:val="000000"/>
          <w:spacing w:val="0"/>
          <w:u w:val="none"/>
        </w:rPr>
      </w:pPr>
      <w:bookmarkStart w:id="27" w:name="_Toc16329"/>
      <w:r>
        <w:rPr>
          <w:i w:val="0"/>
          <w:iCs w:val="0"/>
          <w:caps w:val="0"/>
          <w:color w:val="000000"/>
          <w:spacing w:val="0"/>
          <w:u w:val="none"/>
        </w:rPr>
        <w:t>NETCONF 与 YANG 模型</w:t>
      </w:r>
      <w:bookmarkEnd w:id="27"/>
    </w:p>
    <w:p w14:paraId="26CF04A4">
      <w:pPr>
        <w:bidi w:val="0"/>
      </w:pPr>
      <w:r>
        <w:t>随着软件定义网络（SDN）的发展，基于 YANG 数据模型的 NETCONF（Network Configuration Protocol）逐渐成为网络配置与管理的新标准。</w:t>
      </w:r>
    </w:p>
    <w:p w14:paraId="3913DB4F">
      <w:pPr>
        <w:bidi w:val="0"/>
      </w:pPr>
      <w:r>
        <w:rPr>
          <w:b/>
          <w:bCs/>
        </w:rPr>
        <w:t>工作原理：</w:t>
      </w:r>
      <w:r>
        <w:t>NETCONF 采用基于 XML 的报文格式进行数据封装，通常运行在 SSH 或 TLS 等面向连接的安全传输协议之上（Enns et al., 2011）</w:t>
      </w:r>
      <w:r>
        <w:rPr>
          <w:rFonts w:hint="default"/>
          <w:lang w:val="en-US"/>
        </w:rPr>
        <w:t>[15]</w:t>
      </w:r>
      <w:r>
        <w:t>。</w:t>
      </w:r>
    </w:p>
    <w:p w14:paraId="77B05AD8">
      <w:pPr>
        <w:bidi w:val="0"/>
      </w:pPr>
      <w:r>
        <w:rPr>
          <w:b/>
          <w:bCs/>
        </w:rPr>
        <w:t>局限性分析：</w:t>
      </w:r>
      <w:r>
        <w:t>尽管 NETCONF 提供了强大的事务处理能力和极高的安全性，但其协议栈极其“厚重”。XML 格式的文本解析需要消耗大量的 CPU 和内存资源，这对于搭载轻量级嵌入式计算平台的边缘无人机节点而言是难以承受的负担。更为致命的是，NETCONF 依赖 TCP/SSH 维持长连接，而在高动态、高误码率的无人机无线链路中，TCP 的三次握手、拥塞控制与超时重传机制会导致极高的延迟和连接中断率，根本无法适应频繁的拓扑变化。</w:t>
      </w:r>
    </w:p>
    <w:p w14:paraId="46C30A9F">
      <w:pPr>
        <w:pStyle w:val="4"/>
        <w:keepNext w:val="0"/>
        <w:keepLines w:val="0"/>
        <w:widowControl/>
        <w:suppressLineNumbers w:val="0"/>
      </w:pPr>
      <w:bookmarkStart w:id="28" w:name="_Toc17974"/>
      <w:r>
        <w:rPr>
          <w:i w:val="0"/>
          <w:iCs w:val="0"/>
          <w:caps w:val="0"/>
          <w:color w:val="000000"/>
          <w:spacing w:val="0"/>
          <w:u w:val="none"/>
        </w:rPr>
        <w:t>MQTT 与 MQTT-SN (消息队列遥测传输协议)</w:t>
      </w:r>
      <w:bookmarkEnd w:id="28"/>
    </w:p>
    <w:p w14:paraId="618C0C75">
      <w:pPr>
        <w:bidi w:val="0"/>
      </w:pPr>
      <w:r>
        <w:t>随着物联网（IoT）技术的发展，采用发布/订阅（Publish/Subscribe）模式的 MQTT 协议被广泛引入到轻量级设备的通信中。为了适应无连接的无线传感器网络，又衍生出了基于 UDP 的 MQTT-SN 版本。</w:t>
      </w:r>
    </w:p>
    <w:p w14:paraId="5E7032CE">
      <w:pPr>
        <w:bidi w:val="0"/>
      </w:pPr>
      <w:r>
        <w:t>工作原理：MQTT 族协议打破了传统的“请求-响应”模型，节点作为发布者（Publisher）将状态数据发布到特定的主题（Topic），订阅者（Subscriber）则被动接收数据。这种机制在数据分发上具有较高的灵活性。</w:t>
      </w:r>
    </w:p>
    <w:p w14:paraId="4E6EFDCB">
      <w:pPr>
        <w:bidi w:val="0"/>
      </w:pPr>
      <w:r>
        <w:t>局限性分析：尽管 MQTT 协议相对轻量，但在异构无人机集群网络管理中仍存在明显水土不服。首先，标准 MQTT 强依赖于 TCP 长连接，在无人机高动态、易断连的无线链路中极易发生连接重置与阻塞。其次，即便是基于 UDP 的 MQTT-SN，其架构也高度依赖于中心化的代理服务器（Broker）。在拓扑频繁变化的 FANET 中，维持一个稳定的 Broker 极其困难；如果采用动态选举 Broker 的机制，又会引入巨大的额外协调开销。此外，MQTT 本质上是应用层数据传输协议，缺乏针对底层网络状态（如链路质量、路由表、异构接口状态）管理的专用语义和高效封装。</w:t>
      </w:r>
    </w:p>
    <w:p w14:paraId="09FC6548">
      <w:pPr>
        <w:pStyle w:val="4"/>
        <w:keepNext w:val="0"/>
        <w:keepLines w:val="0"/>
        <w:widowControl/>
        <w:suppressLineNumbers w:val="0"/>
      </w:pPr>
      <w:bookmarkStart w:id="29" w:name="_Toc24214"/>
      <w:r>
        <w:rPr>
          <w:i w:val="0"/>
          <w:iCs w:val="0"/>
          <w:caps w:val="0"/>
          <w:color w:val="000000"/>
          <w:spacing w:val="0"/>
          <w:u w:val="none"/>
        </w:rPr>
        <w:t>现有协议对无人机集群的局限性总结</w:t>
      </w:r>
      <w:bookmarkEnd w:id="29"/>
    </w:p>
    <w:p w14:paraId="04D0F1A8">
      <w:pPr>
        <w:bidi w:val="0"/>
      </w:pPr>
      <w:r>
        <w:t>综合上述分析，现有的主流网络管理与物联网通信协议在异构无人机集群中均存在不可调和的矛盾：</w:t>
      </w:r>
    </w:p>
    <w:p w14:paraId="16462290">
      <w:pPr>
        <w:numPr>
          <w:ilvl w:val="0"/>
          <w:numId w:val="6"/>
        </w:numPr>
        <w:bidi w:val="0"/>
        <w:ind w:left="420" w:leftChars="0" w:hanging="420" w:firstLineChars="0"/>
      </w:pPr>
      <w:r>
        <w:t>SNMP：基于 BER 编码冗余度高，周期性轮询开销大，状态感知存在严重滞后，极易拥塞宝贵的无人机无线数据链。</w:t>
      </w:r>
    </w:p>
    <w:p w14:paraId="7CFF4650">
      <w:pPr>
        <w:numPr>
          <w:ilvl w:val="0"/>
          <w:numId w:val="6"/>
        </w:numPr>
        <w:bidi w:val="0"/>
        <w:ind w:left="420" w:leftChars="0" w:hanging="420" w:firstLineChars="0"/>
      </w:pPr>
      <w:r>
        <w:t>NETCONF：基于 XML 和 TCP/SSH，解析开销大，连接维护困难，不适合计算资源受限的轻量级边缘节点与高动态无线链路。</w:t>
      </w:r>
    </w:p>
    <w:p w14:paraId="5BBAFA69">
      <w:pPr>
        <w:numPr>
          <w:ilvl w:val="0"/>
          <w:numId w:val="6"/>
        </w:numPr>
        <w:bidi w:val="0"/>
        <w:ind w:left="420" w:leftChars="0" w:hanging="420" w:firstLineChars="0"/>
      </w:pPr>
      <w:r>
        <w:t>MQTT/MQTT-SN：强依赖中心化的 Broker 架构，在无中心的自组织网络中难以稳定运行，且缺乏针对网络底层拓扑与链路状态管理的专业机制。</w:t>
      </w:r>
    </w:p>
    <w:p w14:paraId="78080342">
      <w:pPr>
        <w:bidi w:val="0"/>
      </w:pPr>
      <w:r>
        <w:t>结论：为了在带宽受限、高动态的异构无人机集群中实现高效、实时的网络管理，直接复用或简单改造现有协议是不可行的。迫切需要设计一种全新的、专为无人机集群定制的轻量级网络管理协议。该协议应当具备以下核心特征：</w:t>
      </w:r>
    </w:p>
    <w:p w14:paraId="6033671C">
      <w:pPr>
        <w:numPr>
          <w:ilvl w:val="0"/>
          <w:numId w:val="6"/>
        </w:numPr>
        <w:bidi w:val="0"/>
        <w:ind w:left="420" w:leftChars="0" w:hanging="420" w:firstLineChars="0"/>
      </w:pPr>
      <w:r>
        <w:t>传输层：摒弃沉重的 TCP，采用无连接的UDP协议，以适应高丢包率和高动态的无线环境。</w:t>
      </w:r>
    </w:p>
    <w:p w14:paraId="5769B849">
      <w:pPr>
        <w:numPr>
          <w:ilvl w:val="0"/>
          <w:numId w:val="6"/>
        </w:numPr>
        <w:bidi w:val="0"/>
        <w:ind w:left="420" w:leftChars="0" w:hanging="420" w:firstLineChars="0"/>
      </w:pPr>
      <w:r>
        <w:t>编码方式：摒弃冗长的 XML 和 BER 文本/树状编码，采用紧凑的TLV（Type-Length-Value）二进制编码，最大化压缩报文体积。</w:t>
      </w:r>
    </w:p>
    <w:p w14:paraId="1EEA94D1">
      <w:pPr>
        <w:numPr>
          <w:ilvl w:val="0"/>
          <w:numId w:val="6"/>
        </w:numPr>
        <w:bidi w:val="0"/>
        <w:ind w:left="420" w:leftChars="0" w:hanging="420" w:firstLineChars="0"/>
      </w:pPr>
      <w:r>
        <w:t>交互机制：摒弃单一的轮询或强依赖中心 Broker 的模式，采用“事件触发（Event-driven，针对拓扑突变）与低频周期上报（Periodic，针对常规状态）相结合”的机制，在保证关键网络状态实时同步的同时，将管理信令开销降至最低。</w:t>
      </w:r>
    </w:p>
    <w:p w14:paraId="55790224">
      <w:pPr>
        <w:pStyle w:val="68"/>
        <w:keepLines/>
        <w:numPr>
          <w:ilvl w:val="0"/>
          <w:numId w:val="0"/>
        </w:numPr>
        <w:topLinePunct/>
        <w:bidi w:val="0"/>
        <w:adjustRightInd w:val="0"/>
        <w:spacing w:line="400" w:lineRule="atLeast"/>
        <w:jc w:val="both"/>
        <w:rPr>
          <w:rFonts w:hint="eastAsia"/>
        </w:rPr>
      </w:pPr>
    </w:p>
    <w:p w14:paraId="6630BC5A">
      <w:pPr>
        <w:pStyle w:val="68"/>
        <w:bidi w:val="0"/>
        <w:rPr>
          <w:rFonts w:hint="eastAsia"/>
        </w:rPr>
      </w:pPr>
      <w:r>
        <w:rPr>
          <w:rFonts w:hint="eastAsia"/>
        </w:rPr>
        <w:t>Enns, R., Bjorklund, M., Schoenwaelder, J., &amp; Bierman, A. (2011). Network Configuration Protocol (NETCONF). RFC 6241. Internet Engineering Task Force (IETF).</w:t>
      </w:r>
    </w:p>
    <w:p w14:paraId="78A61B48">
      <w:pPr>
        <w:pStyle w:val="68"/>
        <w:keepLines/>
        <w:numPr>
          <w:ilvl w:val="0"/>
          <w:numId w:val="0"/>
        </w:numPr>
        <w:topLinePunct/>
        <w:bidi w:val="0"/>
        <w:adjustRightInd w:val="0"/>
        <w:spacing w:line="400" w:lineRule="atLeast"/>
        <w:jc w:val="both"/>
        <w:rPr>
          <w:rFonts w:hint="eastAsia"/>
        </w:rPr>
      </w:pPr>
    </w:p>
    <w:p w14:paraId="3DA49E27">
      <w:pPr>
        <w:pStyle w:val="3"/>
        <w:keepNext w:val="0"/>
        <w:keepLines w:val="0"/>
        <w:widowControl/>
        <w:suppressLineNumbers w:val="0"/>
        <w:ind w:left="0" w:firstLine="0"/>
        <w:rPr>
          <w:i w:val="0"/>
          <w:iCs w:val="0"/>
          <w:caps w:val="0"/>
          <w:color w:val="000000"/>
          <w:spacing w:val="0"/>
          <w:u w:val="none"/>
        </w:rPr>
      </w:pPr>
      <w:bookmarkStart w:id="30" w:name="_Toc28973"/>
      <w:r>
        <w:rPr>
          <w:i w:val="0"/>
          <w:iCs w:val="0"/>
          <w:caps w:val="0"/>
          <w:color w:val="000000"/>
          <w:spacing w:val="0"/>
          <w:u w:val="none"/>
        </w:rPr>
        <w:t>网络仿真技术与平台</w:t>
      </w:r>
      <w:bookmarkEnd w:id="30"/>
    </w:p>
    <w:p w14:paraId="25A7154C">
      <w:pPr>
        <w:bidi w:val="0"/>
      </w:pPr>
      <w:r>
        <w:t>在大规模异构无人机集群的研究中，直接开展大规模外场实飞测试不仅成本极其高昂，而且难以在可控条件下复现极端的网络拥塞与高动态拓扑变化场景。因此，采用高保真度的网络仿真技术对所设计的网络管理架构与协议进行前期验证，是学术界与工业界的通行做法。本节将重点介绍本文第五章实验验证所依赖的核心仿真平台及相关建模技术。</w:t>
      </w:r>
    </w:p>
    <w:p w14:paraId="44907A77">
      <w:pPr>
        <w:pStyle w:val="4"/>
        <w:keepNext w:val="0"/>
        <w:keepLines w:val="0"/>
        <w:widowControl/>
        <w:suppressLineNumbers w:val="0"/>
        <w:ind w:left="0" w:firstLine="0"/>
        <w:rPr>
          <w:i w:val="0"/>
          <w:iCs w:val="0"/>
          <w:caps w:val="0"/>
          <w:color w:val="000000"/>
          <w:spacing w:val="0"/>
          <w:u w:val="none"/>
        </w:rPr>
      </w:pPr>
      <w:bookmarkStart w:id="31" w:name="_Toc18994"/>
      <w:r>
        <w:rPr>
          <w:i w:val="0"/>
          <w:iCs w:val="0"/>
          <w:caps w:val="0"/>
          <w:color w:val="000000"/>
          <w:spacing w:val="0"/>
          <w:u w:val="none"/>
        </w:rPr>
        <w:t>NS-3 网络仿真器简介</w:t>
      </w:r>
      <w:bookmarkEnd w:id="31"/>
    </w:p>
    <w:p w14:paraId="5130C8B3">
      <w:pPr>
        <w:bidi w:val="0"/>
      </w:pPr>
      <w:r>
        <w:t>NS-3（Network Simulator 3）是目前国际上最权威、应用最广泛的开源离散事件驱动型网络仿真器之一。</w:t>
      </w:r>
    </w:p>
    <w:p w14:paraId="47E1FFA7">
      <w:pPr>
        <w:bidi w:val="0"/>
      </w:pPr>
      <w:r>
        <w:rPr>
          <w:b/>
          <w:bCs/>
        </w:rPr>
        <w:t>离散事件驱动机制：</w:t>
      </w:r>
      <w:r>
        <w:t>NS-3 的核心是一个高度优化的离散事件调度器。网络中的所有行为（如数据包的生成、发送、传播延迟、接收、丢弃等）均被抽象为带有时间戳的“事件（Event）”。仿真引擎严格按照时间轴顺序执行这些事件，从而精确模拟真实网络中微秒级甚至纳秒级的协议交互过程。</w:t>
      </w:r>
    </w:p>
    <w:p w14:paraId="76B98DC0">
      <w:pPr>
        <w:bidi w:val="0"/>
      </w:pPr>
      <w:r>
        <w:rPr>
          <w:b/>
          <w:bCs/>
        </w:rPr>
        <w:t>无线网络仿真的权威性：</w:t>
      </w:r>
      <w:r>
        <w:t>与主要面向有线网络的传统仿真器不同，NS-3 拥有极其完善的无线通信协议栈与物理层信道模型（包括衰落、阴影、干扰等）。它原生支持 IEEE 802.11 (Wi-Fi/Ad-hoc) 协议族以及基于 3GPP 标准的 LTE/5G 蜂窝网络模型，能够高保真地还原无人机在复杂电磁环境下的底层通信特性，是验证异构无线网络协议的理想平台。</w:t>
      </w:r>
    </w:p>
    <w:p w14:paraId="5BBBFE78">
      <w:pPr>
        <w:pStyle w:val="4"/>
        <w:bidi w:val="0"/>
      </w:pPr>
      <w:bookmarkStart w:id="32" w:name="_Toc24828"/>
      <w:r>
        <w:t>异构网络仿真建模技术</w:t>
      </w:r>
      <w:bookmarkEnd w:id="32"/>
    </w:p>
    <w:p w14:paraId="6BCBC11C">
      <w:pPr>
        <w:bidi w:val="0"/>
      </w:pPr>
      <w:r>
        <w:t>为了在 NS-3 中准确复现本文研究的异构无人机集群场景，需要重点解决多网卡节点建模与高动态移动性建模两大技术难题。</w:t>
      </w:r>
    </w:p>
    <w:p w14:paraId="68A6008D">
      <w:pPr>
        <w:bidi w:val="0"/>
      </w:pPr>
      <w:r>
        <w:rPr>
          <w:b/>
          <w:bCs/>
        </w:rPr>
        <w:t>多网卡异构节点建模：</w:t>
      </w:r>
      <w:r>
        <w:t>在 NS-3 的架构设计中，一个网络节点（Node）被抽象为一台独立的计算机。为了模拟同时具备多种通信能力的无人机网关节点（如簇头），可以在同一个 Node 对象上挂载多个不同的网络设备接口（NetDevice）。例如，同时安装WifiNetDevice（配置为 Ad-hoc 模式以模拟集群内部的数据链或 FANET 通信）和LteNetDevice（配置为 UE 模式以模拟与地面 5G 基站的广域连接）。通过为不同网卡配置相应的 IP 地址与路由策略，即可在仿真环境中完美重构多网共存的异构物理层。</w:t>
      </w:r>
    </w:p>
    <w:p w14:paraId="207AA854">
      <w:pPr>
        <w:bidi w:val="0"/>
      </w:pPr>
      <w:r>
        <w:rPr>
          <w:b/>
          <w:bCs/>
        </w:rPr>
        <w:t>高动态移动模型建模：</w:t>
      </w:r>
      <w:r>
        <w:t>无人机集群的拓扑变化由其空间运动轨迹决定。NS-3 提供了丰富的移动模型（Mobility Model）组件。对于常规的无规律巡航，可采用随机航点模型（Random Waypoint Mobility Model, RWP），节点在三维空间内随机选择目标点并以随机速度直线移动；而为了更真实地模拟固定翼或旋翼无人机受物理惯性限制的平滑飞行轨迹，通常采用高斯-马尔可夫移动模型（Gauss-Markov Mobility Model）。该模型通过引入时间相关性，使无人机的当前速度和方向依赖于上一时刻的状态，从而避免了 RWP 模型中不符合空气动力学的“瞬间急转弯”现象，能够更准确地触发网络拓扑的动态重构与链路断裂事件。</w:t>
      </w:r>
    </w:p>
    <w:p w14:paraId="5D98A863">
      <w:pPr>
        <w:pStyle w:val="3"/>
        <w:bidi w:val="0"/>
      </w:pPr>
      <w:bookmarkStart w:id="33" w:name="_Toc31358"/>
      <w:r>
        <w:t>本章小结</w:t>
      </w:r>
      <w:bookmarkEnd w:id="33"/>
    </w:p>
    <w:p w14:paraId="1158A643">
      <w:pPr>
        <w:bidi w:val="0"/>
      </w:pPr>
      <w:r>
        <w:t>本章从底层物理特性到上层管理逻辑，系统性地梳理了异构无人机集群网络管理的相关理论与技术现状。首先，分析了无人机民用数据链、自组织网络（FANET）以及 5G/卫星广域网等异构通信技术的物理特性与优缺点；其次，对比了集中式与分布式网络管理架构的局限性，从理论层面确立了分层/混合式架构在异构集群中的必然优势；随后，深入剖析了 SNMP、NETCONF 及 MQTT 等现有主流网络管理协议在带宽开销、计算资源与连接维护方面的不足，论证了设计轻量级、基于 UDP 且支持事件触发的新型网管协议的迫切需求；最后，介绍了 NS-3 离散事件仿真器及其在异构节点和高动态移动建模方面的技术优势。本章的理论探讨与技术分析，为后续第三章“三层分级统一管理架构”的设计、第四章“HNMP 轻量级协议”的提出，以及第五章的系统仿真验证奠定了坚实的理论基础与方法论支撑。</w:t>
      </w:r>
    </w:p>
    <w:p w14:paraId="38EB3B01">
      <w:pPr>
        <w:adjustRightInd w:val="0"/>
        <w:ind w:left="0" w:leftChars="0" w:firstLine="0" w:firstLineChars="0"/>
        <w:rPr>
          <w:ins w:id="12" w:author="且听" w:date="2026-03-09T15:43:17Z"/>
          <w:rFonts w:hint="eastAsia"/>
          <w:b/>
          <w:bCs/>
        </w:rPr>
      </w:pPr>
    </w:p>
    <w:p w14:paraId="56989F57">
      <w:pPr>
        <w:pStyle w:val="2"/>
        <w:keepNext w:val="0"/>
        <w:keepLines w:val="0"/>
        <w:widowControl/>
        <w:suppressLineNumbers w:val="0"/>
        <w:ind w:left="0" w:firstLine="0"/>
        <w:rPr>
          <w:i w:val="0"/>
          <w:iCs w:val="0"/>
          <w:caps w:val="0"/>
          <w:color w:val="000000"/>
          <w:spacing w:val="0"/>
          <w:u w:val="none"/>
        </w:rPr>
      </w:pPr>
      <w:bookmarkStart w:id="34" w:name="_Toc2565"/>
      <w:r>
        <w:rPr>
          <w:i w:val="0"/>
          <w:iCs w:val="0"/>
          <w:caps w:val="0"/>
          <w:color w:val="000000"/>
          <w:spacing w:val="0"/>
          <w:u w:val="none"/>
        </w:rPr>
        <w:t>网络管理架构设计</w:t>
      </w:r>
      <w:bookmarkEnd w:id="34"/>
    </w:p>
    <w:p w14:paraId="3F34E494">
      <w:pPr>
        <w:pStyle w:val="3"/>
        <w:bidi w:val="0"/>
      </w:pPr>
      <w:bookmarkStart w:id="35" w:name="_Toc9790"/>
      <w:r>
        <w:t>异构集群网络管理的挑战</w:t>
      </w:r>
      <w:bookmarkEnd w:id="35"/>
    </w:p>
    <w:p w14:paraId="35FF56CF">
      <w:pPr>
        <w:bidi w:val="0"/>
      </w:pPr>
      <w:r>
        <w:t>在异构无人机集群网络中，实现高效、统一的网络管理面临着“网络管理指令下发受阻”与“网络资源调度效能低下”的双重困境。本节将从物理层互操作性</w:t>
      </w:r>
      <w:r>
        <w:rPr>
          <w:rFonts w:hint="eastAsia"/>
          <w:lang w:val="en-US" w:eastAsia="zh-CN"/>
        </w:rPr>
        <w:t>和</w:t>
      </w:r>
      <w:r>
        <w:t>逻辑层协议割裂</w:t>
      </w:r>
      <w:r>
        <w:rPr>
          <w:rFonts w:hint="eastAsia"/>
          <w:lang w:val="en-US" w:eastAsia="zh-CN"/>
        </w:rPr>
        <w:t>两</w:t>
      </w:r>
      <w:r>
        <w:t>个维度剖析其根本原因。</w:t>
      </w:r>
    </w:p>
    <w:p w14:paraId="084282DB">
      <w:pPr>
        <w:pStyle w:val="4"/>
        <w:bidi w:val="0"/>
      </w:pPr>
      <w:bookmarkStart w:id="36" w:name="_Toc5206"/>
      <w:r>
        <w:t>物理层异构性引发的互操作性缺失</w:t>
      </w:r>
      <w:bookmarkEnd w:id="36"/>
    </w:p>
    <w:p w14:paraId="26107046">
      <w:pPr>
        <w:bidi w:val="0"/>
      </w:pPr>
      <w:r>
        <w:t>异构集群通常包含自组网（Ad-hoc）、蜂窝网（Cellular）和数据链（Data Link）三种物理子网，物理层的本质差异导致了底层互通的壁垒。</w:t>
      </w:r>
    </w:p>
    <w:p w14:paraId="49E30408">
      <w:pPr>
        <w:numPr>
          <w:ilvl w:val="0"/>
          <w:numId w:val="7"/>
        </w:numPr>
        <w:bidi w:val="0"/>
        <w:ind w:left="420" w:leftChars="0" w:hanging="420" w:firstLineChars="0"/>
      </w:pPr>
      <w:r>
        <w:rPr>
          <w:b/>
          <w:bCs/>
        </w:rPr>
        <w:t>通信制式壁垒：</w:t>
      </w:r>
      <w:r>
        <w:t>不同子网的物理层参数定义存在显著差异。例如，蜂窝网侧重于参考信号接收功率（RSRP）与信干噪比（SINR），而自组网更关注跳数（Hop Count）与链路质量指示（LQI）。这种参数定义的异构性导致底层数据无法直接进行横向比较与互通。</w:t>
      </w:r>
    </w:p>
    <w:p w14:paraId="72462E79">
      <w:pPr>
        <w:numPr>
          <w:ilvl w:val="0"/>
          <w:numId w:val="7"/>
        </w:numPr>
        <w:bidi w:val="0"/>
        <w:ind w:left="420" w:leftChars="0" w:hanging="420" w:firstLineChars="0"/>
      </w:pPr>
      <w:r>
        <w:rPr>
          <w:b/>
          <w:bCs/>
        </w:rPr>
        <w:t>拓扑高动态性：</w:t>
      </w:r>
      <w:r>
        <w:t>无人机的高速移动导致链路频繁断连与重组。传统的静态或低频管理协议（如SNMP）无法适应拓扑变化的速率，导致管理指令在传输过程中因路径失效而丢失，引发管理滞后。</w:t>
      </w:r>
    </w:p>
    <w:p w14:paraId="11FE5549">
      <w:pPr>
        <w:pStyle w:val="4"/>
        <w:bidi w:val="0"/>
      </w:pPr>
      <w:bookmarkStart w:id="37" w:name="_Toc22580"/>
      <w:r>
        <w:t>逻辑层协议割裂导致的管理效能低下</w:t>
      </w:r>
      <w:bookmarkEnd w:id="37"/>
    </w:p>
    <w:p w14:paraId="13A8D371">
      <w:pPr>
        <w:bidi w:val="0"/>
      </w:pPr>
      <w:r>
        <w:t>现有的管理协议设计通常针对单一网络环境，存在严重的逻辑割裂：</w:t>
      </w:r>
    </w:p>
    <w:p w14:paraId="36D0285F">
      <w:pPr>
        <w:numPr>
          <w:ilvl w:val="0"/>
          <w:numId w:val="8"/>
        </w:numPr>
        <w:bidi w:val="0"/>
        <w:ind w:left="420" w:leftChars="0" w:hanging="420" w:firstLineChars="0"/>
      </w:pPr>
      <w:r>
        <w:rPr>
          <w:b/>
          <w:bCs/>
        </w:rPr>
        <w:t>协议孤岛效应：</w:t>
      </w:r>
      <w:r>
        <w:t>SNMP 适用于静态 IP 网络，ANMP 专注于自组网，WSN 协议侧重低功耗传感。直接将单一协议应用于异构集群，会导致部分子网管理失效，无法形成统一的管控平面。</w:t>
      </w:r>
    </w:p>
    <w:p w14:paraId="6BCF664D">
      <w:pPr>
        <w:numPr>
          <w:ilvl w:val="0"/>
          <w:numId w:val="8"/>
        </w:numPr>
        <w:bidi w:val="0"/>
        <w:ind w:left="420" w:leftChars="0" w:hanging="420" w:firstLineChars="0"/>
      </w:pPr>
      <w:r>
        <w:rPr>
          <w:b/>
          <w:bCs/>
        </w:rPr>
        <w:t>控制平面僵化：</w:t>
      </w:r>
      <w:r>
        <w:t>纯集中式管理在规模扩大时面临计算瓶颈和单点故障风险；纯分布式管理虽然灵活，但缺乏全局视角，难以进行跨子网的资源优化与协同。</w:t>
      </w:r>
    </w:p>
    <w:p w14:paraId="511CF926">
      <w:pPr>
        <w:bidi w:val="0"/>
      </w:pPr>
    </w:p>
    <w:p w14:paraId="08BD8002">
      <w:pPr>
        <w:pStyle w:val="3"/>
        <w:bidi w:val="0"/>
      </w:pPr>
      <w:bookmarkStart w:id="38" w:name="_Toc7893"/>
      <w:r>
        <w:t>总体架构设计：“物理分层+逻辑虚拟”</w:t>
      </w:r>
      <w:bookmarkEnd w:id="38"/>
    </w:p>
    <w:p w14:paraId="52847E3A">
      <w:pPr>
        <w:bidi w:val="0"/>
      </w:pPr>
      <w:r>
        <w:t>针对上述问题，本章提出一种“物理分层自治、逻辑虚拟融合”的新型网络管理架构。</w:t>
      </w:r>
    </w:p>
    <w:p w14:paraId="67DE6CC0">
      <w:pPr>
        <w:bidi w:val="0"/>
      </w:pPr>
      <w:r>
        <w:t>如图3-1所示，该架构在纵向上分为物理拓扑层与逻辑管控层：</w:t>
      </w:r>
    </w:p>
    <w:p w14:paraId="73857F26">
      <w:pPr>
        <w:numPr>
          <w:ilvl w:val="0"/>
          <w:numId w:val="9"/>
        </w:numPr>
        <w:bidi w:val="0"/>
        <w:ind w:left="420" w:leftChars="0" w:hanging="420" w:firstLineChars="0"/>
      </w:pPr>
      <w:r>
        <w:t>物理拓扑层：采用“全局节点-代理节点-子节点”的三级分层结构，基于通信类型进行分簇，通过改进的选举算法应对移动性，解决“物理异构”问题。</w:t>
      </w:r>
    </w:p>
    <w:p w14:paraId="0546C74B">
      <w:pPr>
        <w:numPr>
          <w:ilvl w:val="0"/>
          <w:numId w:val="0"/>
        </w:numPr>
        <w:bidi w:val="0"/>
        <w:ind w:leftChars="0"/>
      </w:pPr>
    </w:p>
    <w:p w14:paraId="71B50A48">
      <w:pPr>
        <w:pStyle w:val="52"/>
        <w:bidi w:val="0"/>
      </w:pPr>
      <w:r>
        <w:rPr>
          <w:sz w:val="24"/>
        </w:rPr>
        <mc:AlternateContent>
          <mc:Choice Requires="wpg">
            <w:drawing>
              <wp:anchor distT="0" distB="0" distL="114300" distR="114300" simplePos="0" relativeHeight="251663360" behindDoc="0" locked="0" layoutInCell="1" allowOverlap="1">
                <wp:simplePos x="0" y="0"/>
                <wp:positionH relativeFrom="column">
                  <wp:posOffset>247650</wp:posOffset>
                </wp:positionH>
                <wp:positionV relativeFrom="paragraph">
                  <wp:posOffset>6985</wp:posOffset>
                </wp:positionV>
                <wp:extent cx="5268595" cy="2954020"/>
                <wp:effectExtent l="6350" t="0" r="0" b="0"/>
                <wp:wrapTopAndBottom/>
                <wp:docPr id="70" name="组合 70"/>
                <wp:cNvGraphicFramePr/>
                <a:graphic xmlns:a="http://schemas.openxmlformats.org/drawingml/2006/main">
                  <a:graphicData uri="http://schemas.microsoft.com/office/word/2010/wordprocessingGroup">
                    <wpg:wgp>
                      <wpg:cNvGrpSpPr/>
                      <wpg:grpSpPr>
                        <a:xfrm>
                          <a:off x="0" y="0"/>
                          <a:ext cx="5268595" cy="2954020"/>
                          <a:chOff x="2390" y="323547"/>
                          <a:chExt cx="8297" cy="4652"/>
                        </a:xfrm>
                      </wpg:grpSpPr>
                      <wpg:grpSp>
                        <wpg:cNvPr id="62" name="组合 46"/>
                        <wpg:cNvGrpSpPr/>
                        <wpg:grpSpPr>
                          <a:xfrm>
                            <a:off x="2390" y="323547"/>
                            <a:ext cx="7512" cy="3067"/>
                            <a:chOff x="1635" y="764"/>
                            <a:chExt cx="15180" cy="7775"/>
                          </a:xfrm>
                        </wpg:grpSpPr>
                        <pic:pic xmlns:pic="http://schemas.openxmlformats.org/drawingml/2006/picture">
                          <pic:nvPicPr>
                            <pic:cNvPr id="4" name="图片 3" descr="无人机"/>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8306" y="764"/>
                              <a:ext cx="1552" cy="1552"/>
                            </a:xfrm>
                            <a:prstGeom prst="rect">
                              <a:avLst/>
                            </a:prstGeom>
                          </pic:spPr>
                        </pic:pic>
                        <pic:pic xmlns:pic="http://schemas.openxmlformats.org/drawingml/2006/picture">
                          <pic:nvPicPr>
                            <pic:cNvPr id="5" name="图片 4" descr="无人机"/>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4633" y="2734"/>
                              <a:ext cx="1443" cy="1443"/>
                            </a:xfrm>
                            <a:prstGeom prst="rect">
                              <a:avLst/>
                            </a:prstGeom>
                          </pic:spPr>
                        </pic:pic>
                        <pic:pic xmlns:pic="http://schemas.openxmlformats.org/drawingml/2006/picture">
                          <pic:nvPicPr>
                            <pic:cNvPr id="6" name="图片 5" descr="无人机"/>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2891" y="2257"/>
                              <a:ext cx="1443" cy="1443"/>
                            </a:xfrm>
                            <a:prstGeom prst="rect">
                              <a:avLst/>
                            </a:prstGeom>
                          </pic:spPr>
                        </pic:pic>
                        <pic:pic xmlns:pic="http://schemas.openxmlformats.org/drawingml/2006/picture">
                          <pic:nvPicPr>
                            <pic:cNvPr id="7" name="图片 6" descr="无人机"/>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1981" y="3362"/>
                              <a:ext cx="1443" cy="1443"/>
                            </a:xfrm>
                            <a:prstGeom prst="rect">
                              <a:avLst/>
                            </a:prstGeom>
                          </pic:spPr>
                        </pic:pic>
                        <pic:pic xmlns:pic="http://schemas.openxmlformats.org/drawingml/2006/picture">
                          <pic:nvPicPr>
                            <pic:cNvPr id="8" name="图片 7" descr="无人机"/>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2642" y="4608"/>
                              <a:ext cx="1443" cy="1443"/>
                            </a:xfrm>
                            <a:prstGeom prst="rect">
                              <a:avLst/>
                            </a:prstGeom>
                          </pic:spPr>
                        </pic:pic>
                        <pic:pic xmlns:pic="http://schemas.openxmlformats.org/drawingml/2006/picture">
                          <pic:nvPicPr>
                            <pic:cNvPr id="9" name="图片 8" descr="无人机"/>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4244" y="4588"/>
                              <a:ext cx="1443" cy="1443"/>
                            </a:xfrm>
                            <a:prstGeom prst="rect">
                              <a:avLst/>
                            </a:prstGeom>
                          </pic:spPr>
                        </pic:pic>
                        <pic:pic xmlns:pic="http://schemas.openxmlformats.org/drawingml/2006/picture">
                          <pic:nvPicPr>
                            <pic:cNvPr id="10" name="图片 9" descr="飞行器"/>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8563" y="4588"/>
                              <a:ext cx="1025" cy="1025"/>
                            </a:xfrm>
                            <a:prstGeom prst="rect">
                              <a:avLst/>
                            </a:prstGeom>
                          </pic:spPr>
                        </pic:pic>
                        <pic:pic xmlns:pic="http://schemas.openxmlformats.org/drawingml/2006/picture">
                          <pic:nvPicPr>
                            <pic:cNvPr id="11" name="图片 10" descr="飞行器"/>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7088" y="5945"/>
                              <a:ext cx="1025" cy="1025"/>
                            </a:xfrm>
                            <a:prstGeom prst="rect">
                              <a:avLst/>
                            </a:prstGeom>
                          </pic:spPr>
                        </pic:pic>
                        <pic:pic xmlns:pic="http://schemas.openxmlformats.org/drawingml/2006/picture">
                          <pic:nvPicPr>
                            <pic:cNvPr id="12" name="图片 11" descr="飞行器"/>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8199" y="7164"/>
                              <a:ext cx="1025" cy="1025"/>
                            </a:xfrm>
                            <a:prstGeom prst="rect">
                              <a:avLst/>
                            </a:prstGeom>
                          </pic:spPr>
                        </pic:pic>
                        <pic:pic xmlns:pic="http://schemas.openxmlformats.org/drawingml/2006/picture">
                          <pic:nvPicPr>
                            <pic:cNvPr id="63" name="图片 12" descr="飞行器"/>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9923" y="6846"/>
                              <a:ext cx="1025" cy="1025"/>
                            </a:xfrm>
                            <a:prstGeom prst="rect">
                              <a:avLst/>
                            </a:prstGeom>
                          </pic:spPr>
                        </pic:pic>
                        <pic:pic xmlns:pic="http://schemas.openxmlformats.org/drawingml/2006/picture">
                          <pic:nvPicPr>
                            <pic:cNvPr id="14" name="图片 13" descr="飞行器"/>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10537" y="5240"/>
                              <a:ext cx="1025" cy="1025"/>
                            </a:xfrm>
                            <a:prstGeom prst="rect">
                              <a:avLst/>
                            </a:prstGeom>
                          </pic:spPr>
                        </pic:pic>
                        <pic:pic xmlns:pic="http://schemas.openxmlformats.org/drawingml/2006/picture">
                          <pic:nvPicPr>
                            <pic:cNvPr id="15" name="图片 14" descr="无人机"/>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12533" y="2422"/>
                              <a:ext cx="1112" cy="1112"/>
                            </a:xfrm>
                            <a:prstGeom prst="rect">
                              <a:avLst/>
                            </a:prstGeom>
                          </pic:spPr>
                        </pic:pic>
                        <pic:pic xmlns:pic="http://schemas.openxmlformats.org/drawingml/2006/picture">
                          <pic:nvPicPr>
                            <pic:cNvPr id="17" name="图片 16" descr="无人机"/>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14291" y="3191"/>
                              <a:ext cx="1112" cy="1112"/>
                            </a:xfrm>
                            <a:prstGeom prst="rect">
                              <a:avLst/>
                            </a:prstGeom>
                          </pic:spPr>
                        </pic:pic>
                        <pic:pic xmlns:pic="http://schemas.openxmlformats.org/drawingml/2006/picture">
                          <pic:nvPicPr>
                            <pic:cNvPr id="18" name="图片 17" descr="无人机"/>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12812" y="4125"/>
                              <a:ext cx="1112" cy="1112"/>
                            </a:xfrm>
                            <a:prstGeom prst="rect">
                              <a:avLst/>
                            </a:prstGeom>
                          </pic:spPr>
                        </pic:pic>
                        <pic:pic xmlns:pic="http://schemas.openxmlformats.org/drawingml/2006/picture">
                          <pic:nvPicPr>
                            <pic:cNvPr id="19" name="图片 18" descr="无人机"/>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14545" y="5119"/>
                              <a:ext cx="1112" cy="1112"/>
                            </a:xfrm>
                            <a:prstGeom prst="rect">
                              <a:avLst/>
                            </a:prstGeom>
                          </pic:spPr>
                        </pic:pic>
                        <wps:wsp>
                          <wps:cNvPr id="20" name="直接连接符 19"/>
                          <wps:cNvCnPr>
                            <a:stCxn id="4" idx="1"/>
                            <a:endCxn id="5" idx="0"/>
                          </wps:cNvCnPr>
                          <wps:spPr>
                            <a:xfrm flipH="1">
                              <a:off x="5353" y="1538"/>
                              <a:ext cx="2946" cy="1199"/>
                            </a:xfrm>
                            <a:prstGeom prst="line">
                              <a:avLst/>
                            </a:prstGeom>
                          </wps:spPr>
                          <wps:style>
                            <a:lnRef idx="2">
                              <a:schemeClr val="accent1"/>
                            </a:lnRef>
                            <a:fillRef idx="0">
                              <a:srgbClr val="FFFFFF"/>
                            </a:fillRef>
                            <a:effectRef idx="0">
                              <a:srgbClr val="FFFFFF"/>
                            </a:effectRef>
                            <a:fontRef idx="minor">
                              <a:schemeClr val="tx1"/>
                            </a:fontRef>
                          </wps:style>
                          <wps:bodyPr/>
                        </wps:wsp>
                        <wps:wsp>
                          <wps:cNvPr id="21" name="直接连接符 20"/>
                          <wps:cNvCnPr>
                            <a:endCxn id="6" idx="3"/>
                          </wps:cNvCnPr>
                          <wps:spPr>
                            <a:xfrm flipH="1" flipV="1">
                              <a:off x="4331" y="2977"/>
                              <a:ext cx="302" cy="478"/>
                            </a:xfrm>
                            <a:prstGeom prst="line">
                              <a:avLst/>
                            </a:prstGeom>
                          </wps:spPr>
                          <wps:style>
                            <a:lnRef idx="2">
                              <a:schemeClr val="accent1"/>
                            </a:lnRef>
                            <a:fillRef idx="0">
                              <a:srgbClr val="FFFFFF"/>
                            </a:fillRef>
                            <a:effectRef idx="0">
                              <a:srgbClr val="FFFFFF"/>
                            </a:effectRef>
                            <a:fontRef idx="minor">
                              <a:schemeClr val="tx1"/>
                            </a:fontRef>
                          </wps:style>
                          <wps:bodyPr/>
                        </wps:wsp>
                        <wps:wsp>
                          <wps:cNvPr id="22" name="直接连接符 21"/>
                          <wps:cNvCnPr>
                            <a:stCxn id="5" idx="1"/>
                            <a:endCxn id="7" idx="3"/>
                          </wps:cNvCnPr>
                          <wps:spPr>
                            <a:xfrm flipH="1">
                              <a:off x="3421" y="3454"/>
                              <a:ext cx="1210" cy="629"/>
                            </a:xfrm>
                            <a:prstGeom prst="line">
                              <a:avLst/>
                            </a:prstGeom>
                          </wps:spPr>
                          <wps:style>
                            <a:lnRef idx="2">
                              <a:schemeClr val="accent1"/>
                            </a:lnRef>
                            <a:fillRef idx="0">
                              <a:srgbClr val="FFFFFF"/>
                            </a:fillRef>
                            <a:effectRef idx="0">
                              <a:srgbClr val="FFFFFF"/>
                            </a:effectRef>
                            <a:fontRef idx="minor">
                              <a:schemeClr val="tx1"/>
                            </a:fontRef>
                          </wps:style>
                          <wps:bodyPr/>
                        </wps:wsp>
                        <wps:wsp>
                          <wps:cNvPr id="23" name="直接连接符 22"/>
                          <wps:cNvCnPr>
                            <a:stCxn id="8" idx="0"/>
                            <a:endCxn id="5" idx="1"/>
                          </wps:cNvCnPr>
                          <wps:spPr>
                            <a:xfrm flipV="1">
                              <a:off x="3362" y="3454"/>
                              <a:ext cx="1268" cy="1157"/>
                            </a:xfrm>
                            <a:prstGeom prst="line">
                              <a:avLst/>
                            </a:prstGeom>
                          </wps:spPr>
                          <wps:style>
                            <a:lnRef idx="2">
                              <a:schemeClr val="accent1"/>
                            </a:lnRef>
                            <a:fillRef idx="0">
                              <a:srgbClr val="FFFFFF"/>
                            </a:fillRef>
                            <a:effectRef idx="0">
                              <a:srgbClr val="FFFFFF"/>
                            </a:effectRef>
                            <a:fontRef idx="minor">
                              <a:schemeClr val="tx1"/>
                            </a:fontRef>
                          </wps:style>
                          <wps:bodyPr/>
                        </wps:wsp>
                        <wps:wsp>
                          <wps:cNvPr id="24" name="直接连接符 23"/>
                          <wps:cNvCnPr>
                            <a:stCxn id="5" idx="1"/>
                            <a:endCxn id="9" idx="0"/>
                          </wps:cNvCnPr>
                          <wps:spPr>
                            <a:xfrm>
                              <a:off x="4633" y="3454"/>
                              <a:ext cx="331" cy="1137"/>
                            </a:xfrm>
                            <a:prstGeom prst="line">
                              <a:avLst/>
                            </a:prstGeom>
                          </wps:spPr>
                          <wps:style>
                            <a:lnRef idx="2">
                              <a:schemeClr val="accent1"/>
                            </a:lnRef>
                            <a:fillRef idx="0">
                              <a:srgbClr val="FFFFFF"/>
                            </a:fillRef>
                            <a:effectRef idx="0">
                              <a:srgbClr val="FFFFFF"/>
                            </a:effectRef>
                            <a:fontRef idx="minor">
                              <a:schemeClr val="tx1"/>
                            </a:fontRef>
                          </wps:style>
                          <wps:bodyPr/>
                        </wps:wsp>
                        <wps:wsp>
                          <wps:cNvPr id="25" name="直接连接符 24"/>
                          <wps:cNvCnPr>
                            <a:stCxn id="4" idx="2"/>
                            <a:endCxn id="10" idx="0"/>
                          </wps:cNvCnPr>
                          <wps:spPr>
                            <a:xfrm flipH="1">
                              <a:off x="9075" y="2312"/>
                              <a:ext cx="5" cy="2282"/>
                            </a:xfrm>
                            <a:prstGeom prst="line">
                              <a:avLst/>
                            </a:prstGeom>
                          </wps:spPr>
                          <wps:style>
                            <a:lnRef idx="2">
                              <a:schemeClr val="accent1"/>
                            </a:lnRef>
                            <a:fillRef idx="0">
                              <a:srgbClr val="FFFFFF"/>
                            </a:fillRef>
                            <a:effectRef idx="0">
                              <a:srgbClr val="FFFFFF"/>
                            </a:effectRef>
                            <a:fontRef idx="minor">
                              <a:schemeClr val="tx1"/>
                            </a:fontRef>
                          </wps:style>
                          <wps:bodyPr/>
                        </wps:wsp>
                        <wps:wsp>
                          <wps:cNvPr id="26" name="直接连接符 25"/>
                          <wps:cNvCnPr>
                            <a:stCxn id="15" idx="1"/>
                            <a:endCxn id="4" idx="3"/>
                          </wps:cNvCnPr>
                          <wps:spPr>
                            <a:xfrm flipH="1" flipV="1">
                              <a:off x="9854" y="1538"/>
                              <a:ext cx="2673" cy="1442"/>
                            </a:xfrm>
                            <a:prstGeom prst="line">
                              <a:avLst/>
                            </a:prstGeom>
                          </wps:spPr>
                          <wps:style>
                            <a:lnRef idx="2">
                              <a:schemeClr val="accent1"/>
                            </a:lnRef>
                            <a:fillRef idx="0">
                              <a:srgbClr val="FFFFFF"/>
                            </a:fillRef>
                            <a:effectRef idx="0">
                              <a:srgbClr val="FFFFFF"/>
                            </a:effectRef>
                            <a:fontRef idx="minor">
                              <a:schemeClr val="tx1"/>
                            </a:fontRef>
                          </wps:style>
                          <wps:bodyPr/>
                        </wps:wsp>
                        <wps:wsp>
                          <wps:cNvPr id="27" name="直接连接符 26"/>
                          <wps:cNvCnPr>
                            <a:stCxn id="10" idx="3"/>
                            <a:endCxn id="13" idx="0"/>
                          </wps:cNvCnPr>
                          <wps:spPr>
                            <a:xfrm>
                              <a:off x="9586" y="5100"/>
                              <a:ext cx="847" cy="1750"/>
                            </a:xfrm>
                            <a:prstGeom prst="line">
                              <a:avLst/>
                            </a:prstGeom>
                          </wps:spPr>
                          <wps:style>
                            <a:lnRef idx="2">
                              <a:schemeClr val="accent1"/>
                            </a:lnRef>
                            <a:fillRef idx="0">
                              <a:srgbClr val="FFFFFF"/>
                            </a:fillRef>
                            <a:effectRef idx="0">
                              <a:srgbClr val="FFFFFF"/>
                            </a:effectRef>
                            <a:fontRef idx="minor">
                              <a:schemeClr val="tx1"/>
                            </a:fontRef>
                          </wps:style>
                          <wps:bodyPr/>
                        </wps:wsp>
                        <wps:wsp>
                          <wps:cNvPr id="28" name="直接连接符 27"/>
                          <wps:cNvCnPr>
                            <a:stCxn id="10" idx="2"/>
                            <a:endCxn id="12" idx="0"/>
                          </wps:cNvCnPr>
                          <wps:spPr>
                            <a:xfrm flipH="1">
                              <a:off x="8711" y="5611"/>
                              <a:ext cx="364" cy="1557"/>
                            </a:xfrm>
                            <a:prstGeom prst="line">
                              <a:avLst/>
                            </a:prstGeom>
                          </wps:spPr>
                          <wps:style>
                            <a:lnRef idx="2">
                              <a:schemeClr val="accent1"/>
                            </a:lnRef>
                            <a:fillRef idx="0">
                              <a:srgbClr val="FFFFFF"/>
                            </a:fillRef>
                            <a:effectRef idx="0">
                              <a:srgbClr val="FFFFFF"/>
                            </a:effectRef>
                            <a:fontRef idx="minor">
                              <a:schemeClr val="tx1"/>
                            </a:fontRef>
                          </wps:style>
                          <wps:bodyPr/>
                        </wps:wsp>
                        <wps:wsp>
                          <wps:cNvPr id="29" name="直接连接符 28"/>
                          <wps:cNvCnPr>
                            <a:stCxn id="10" idx="1"/>
                            <a:endCxn id="11" idx="0"/>
                          </wps:cNvCnPr>
                          <wps:spPr>
                            <a:xfrm flipH="1">
                              <a:off x="7600" y="5100"/>
                              <a:ext cx="961" cy="847"/>
                            </a:xfrm>
                            <a:prstGeom prst="line">
                              <a:avLst/>
                            </a:prstGeom>
                          </wps:spPr>
                          <wps:style>
                            <a:lnRef idx="2">
                              <a:schemeClr val="accent1"/>
                            </a:lnRef>
                            <a:fillRef idx="0">
                              <a:srgbClr val="FFFFFF"/>
                            </a:fillRef>
                            <a:effectRef idx="0">
                              <a:srgbClr val="FFFFFF"/>
                            </a:effectRef>
                            <a:fontRef idx="minor">
                              <a:schemeClr val="tx1"/>
                            </a:fontRef>
                          </wps:style>
                          <wps:bodyPr/>
                        </wps:wsp>
                        <wps:wsp>
                          <wps:cNvPr id="30" name="直接连接符 29"/>
                          <wps:cNvCnPr>
                            <a:endCxn id="18" idx="3"/>
                          </wps:cNvCnPr>
                          <wps:spPr>
                            <a:xfrm flipH="1" flipV="1">
                              <a:off x="13922" y="4680"/>
                              <a:ext cx="1163" cy="452"/>
                            </a:xfrm>
                            <a:prstGeom prst="line">
                              <a:avLst/>
                            </a:prstGeom>
                          </wps:spPr>
                          <wps:style>
                            <a:lnRef idx="2">
                              <a:schemeClr val="accent1"/>
                            </a:lnRef>
                            <a:fillRef idx="0">
                              <a:srgbClr val="FFFFFF"/>
                            </a:fillRef>
                            <a:effectRef idx="0">
                              <a:srgbClr val="FFFFFF"/>
                            </a:effectRef>
                            <a:fontRef idx="minor">
                              <a:schemeClr val="tx1"/>
                            </a:fontRef>
                          </wps:style>
                          <wps:bodyPr/>
                        </wps:wsp>
                        <wps:wsp>
                          <wps:cNvPr id="31" name="直接连接符 30"/>
                          <wps:cNvCnPr>
                            <a:stCxn id="17" idx="1"/>
                            <a:endCxn id="18" idx="0"/>
                          </wps:cNvCnPr>
                          <wps:spPr>
                            <a:xfrm flipH="1">
                              <a:off x="13367" y="3746"/>
                              <a:ext cx="922" cy="380"/>
                            </a:xfrm>
                            <a:prstGeom prst="line">
                              <a:avLst/>
                            </a:prstGeom>
                          </wps:spPr>
                          <wps:style>
                            <a:lnRef idx="2">
                              <a:schemeClr val="accent1"/>
                            </a:lnRef>
                            <a:fillRef idx="0">
                              <a:srgbClr val="FFFFFF"/>
                            </a:fillRef>
                            <a:effectRef idx="0">
                              <a:srgbClr val="FFFFFF"/>
                            </a:effectRef>
                            <a:fontRef idx="minor">
                              <a:schemeClr val="tx1"/>
                            </a:fontRef>
                          </wps:style>
                          <wps:bodyPr/>
                        </wps:wsp>
                        <wps:wsp>
                          <wps:cNvPr id="32" name="直接连接符 31"/>
                          <wps:cNvCnPr>
                            <a:endCxn id="15" idx="3"/>
                          </wps:cNvCnPr>
                          <wps:spPr>
                            <a:xfrm flipH="1" flipV="1">
                              <a:off x="13643" y="2977"/>
                              <a:ext cx="1169" cy="235"/>
                            </a:xfrm>
                            <a:prstGeom prst="line">
                              <a:avLst/>
                            </a:prstGeom>
                          </wps:spPr>
                          <wps:style>
                            <a:lnRef idx="2">
                              <a:schemeClr val="accent1"/>
                            </a:lnRef>
                            <a:fillRef idx="0">
                              <a:srgbClr val="FFFFFF"/>
                            </a:fillRef>
                            <a:effectRef idx="0">
                              <a:srgbClr val="FFFFFF"/>
                            </a:effectRef>
                            <a:fontRef idx="minor">
                              <a:schemeClr val="tx1"/>
                            </a:fontRef>
                          </wps:style>
                          <wps:bodyPr/>
                        </wps:wsp>
                        <wps:wsp>
                          <wps:cNvPr id="33" name="直接连接符 32"/>
                          <wps:cNvCnPr>
                            <a:stCxn id="14" idx="2"/>
                            <a:endCxn id="13" idx="0"/>
                          </wps:cNvCnPr>
                          <wps:spPr>
                            <a:xfrm flipH="1">
                              <a:off x="10435" y="6263"/>
                              <a:ext cx="613" cy="584"/>
                            </a:xfrm>
                            <a:prstGeom prst="line">
                              <a:avLst/>
                            </a:prstGeom>
                          </wps:spPr>
                          <wps:style>
                            <a:lnRef idx="2">
                              <a:schemeClr val="accent1"/>
                            </a:lnRef>
                            <a:fillRef idx="0">
                              <a:srgbClr val="FFFFFF"/>
                            </a:fillRef>
                            <a:effectRef idx="0">
                              <a:srgbClr val="FFFFFF"/>
                            </a:effectRef>
                            <a:fontRef idx="minor">
                              <a:schemeClr val="tx1"/>
                            </a:fontRef>
                          </wps:style>
                          <wps:bodyPr/>
                        </wps:wsp>
                        <wps:wsp>
                          <wps:cNvPr id="34" name="直接连接符 33"/>
                          <wps:cNvCnPr>
                            <a:stCxn id="10" idx="3"/>
                            <a:endCxn id="14" idx="1"/>
                          </wps:cNvCnPr>
                          <wps:spPr>
                            <a:xfrm>
                              <a:off x="9586" y="5100"/>
                              <a:ext cx="949" cy="653"/>
                            </a:xfrm>
                            <a:prstGeom prst="line">
                              <a:avLst/>
                            </a:prstGeom>
                          </wps:spPr>
                          <wps:style>
                            <a:lnRef idx="2">
                              <a:schemeClr val="accent1"/>
                            </a:lnRef>
                            <a:fillRef idx="0">
                              <a:srgbClr val="FFFFFF"/>
                            </a:fillRef>
                            <a:effectRef idx="0">
                              <a:srgbClr val="FFFFFF"/>
                            </a:effectRef>
                            <a:fontRef idx="minor">
                              <a:schemeClr val="tx1"/>
                            </a:fontRef>
                          </wps:style>
                          <wps:bodyPr/>
                        </wps:wsp>
                        <wps:wsp>
                          <wps:cNvPr id="35" name="直接连接符 34"/>
                          <wps:cNvCnPr>
                            <a:stCxn id="14" idx="1"/>
                            <a:endCxn id="12" idx="0"/>
                          </wps:cNvCnPr>
                          <wps:spPr>
                            <a:xfrm flipH="1">
                              <a:off x="8711" y="5752"/>
                              <a:ext cx="1822" cy="1415"/>
                            </a:xfrm>
                            <a:prstGeom prst="line">
                              <a:avLst/>
                            </a:prstGeom>
                          </wps:spPr>
                          <wps:style>
                            <a:lnRef idx="2">
                              <a:schemeClr val="accent1"/>
                            </a:lnRef>
                            <a:fillRef idx="0">
                              <a:srgbClr val="FFFFFF"/>
                            </a:fillRef>
                            <a:effectRef idx="0">
                              <a:srgbClr val="FFFFFF"/>
                            </a:effectRef>
                            <a:fontRef idx="minor">
                              <a:schemeClr val="tx1"/>
                            </a:fontRef>
                          </wps:style>
                          <wps:bodyPr/>
                        </wps:wsp>
                        <wps:wsp>
                          <wps:cNvPr id="36" name="直接连接符 35"/>
                          <wps:cNvCnPr>
                            <a:endCxn id="11" idx="3"/>
                          </wps:cNvCnPr>
                          <wps:spPr>
                            <a:xfrm flipH="1">
                              <a:off x="8111" y="5752"/>
                              <a:ext cx="2399" cy="706"/>
                            </a:xfrm>
                            <a:prstGeom prst="line">
                              <a:avLst/>
                            </a:prstGeom>
                          </wps:spPr>
                          <wps:style>
                            <a:lnRef idx="2">
                              <a:schemeClr val="accent1"/>
                            </a:lnRef>
                            <a:fillRef idx="0">
                              <a:srgbClr val="FFFFFF"/>
                            </a:fillRef>
                            <a:effectRef idx="0">
                              <a:srgbClr val="FFFFFF"/>
                            </a:effectRef>
                            <a:fontRef idx="minor">
                              <a:schemeClr val="tx1"/>
                            </a:fontRef>
                          </wps:style>
                          <wps:bodyPr/>
                        </wps:wsp>
                        <wps:wsp>
                          <wps:cNvPr id="37" name="直接连接符 36"/>
                          <wps:cNvCnPr>
                            <a:endCxn id="12" idx="3"/>
                          </wps:cNvCnPr>
                          <wps:spPr>
                            <a:xfrm flipH="1">
                              <a:off x="9222" y="7371"/>
                              <a:ext cx="692" cy="305"/>
                            </a:xfrm>
                            <a:prstGeom prst="line">
                              <a:avLst/>
                            </a:prstGeom>
                          </wps:spPr>
                          <wps:style>
                            <a:lnRef idx="2">
                              <a:schemeClr val="accent1"/>
                            </a:lnRef>
                            <a:fillRef idx="0">
                              <a:srgbClr val="FFFFFF"/>
                            </a:fillRef>
                            <a:effectRef idx="0">
                              <a:srgbClr val="FFFFFF"/>
                            </a:effectRef>
                            <a:fontRef idx="minor">
                              <a:schemeClr val="tx1"/>
                            </a:fontRef>
                          </wps:style>
                          <wps:bodyPr/>
                        </wps:wsp>
                        <wps:wsp>
                          <wps:cNvPr id="38" name="直接连接符 37"/>
                          <wps:cNvCnPr>
                            <a:endCxn id="13" idx="0"/>
                          </wps:cNvCnPr>
                          <wps:spPr>
                            <a:xfrm>
                              <a:off x="8111" y="6457"/>
                              <a:ext cx="2319" cy="390"/>
                            </a:xfrm>
                            <a:prstGeom prst="line">
                              <a:avLst/>
                            </a:prstGeom>
                          </wps:spPr>
                          <wps:style>
                            <a:lnRef idx="2">
                              <a:schemeClr val="accent1"/>
                            </a:lnRef>
                            <a:fillRef idx="0">
                              <a:srgbClr val="FFFFFF"/>
                            </a:fillRef>
                            <a:effectRef idx="0">
                              <a:srgbClr val="FFFFFF"/>
                            </a:effectRef>
                            <a:fontRef idx="minor">
                              <a:schemeClr val="tx1"/>
                            </a:fontRef>
                          </wps:style>
                          <wps:bodyPr/>
                        </wps:wsp>
                        <wps:wsp>
                          <wps:cNvPr id="39" name="直接连接符 38"/>
                          <wps:cNvCnPr>
                            <a:stCxn id="11" idx="3"/>
                          </wps:cNvCnPr>
                          <wps:spPr>
                            <a:xfrm>
                              <a:off x="8111" y="6457"/>
                              <a:ext cx="605" cy="691"/>
                            </a:xfrm>
                            <a:prstGeom prst="line">
                              <a:avLst/>
                            </a:prstGeom>
                          </wps:spPr>
                          <wps:style>
                            <a:lnRef idx="2">
                              <a:schemeClr val="accent1"/>
                            </a:lnRef>
                            <a:fillRef idx="0">
                              <a:srgbClr val="FFFFFF"/>
                            </a:fillRef>
                            <a:effectRef idx="0">
                              <a:srgbClr val="FFFFFF"/>
                            </a:effectRef>
                            <a:fontRef idx="minor">
                              <a:schemeClr val="tx1"/>
                            </a:fontRef>
                          </wps:style>
                          <wps:bodyPr/>
                        </wps:wsp>
                        <wps:wsp>
                          <wps:cNvPr id="43" name="椭圆 42"/>
                          <wps:cNvSpPr/>
                          <wps:spPr>
                            <a:xfrm>
                              <a:off x="1635" y="2072"/>
                              <a:ext cx="4917" cy="4239"/>
                            </a:xfrm>
                            <a:prstGeom prst="ellipse">
                              <a:avLst/>
                            </a:prstGeom>
                            <a:ln w="1270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rtlCol="0" anchor="ctr"/>
                        </wps:wsp>
                        <wps:wsp>
                          <wps:cNvPr id="45" name="椭圆 44"/>
                          <wps:cNvSpPr/>
                          <wps:spPr>
                            <a:xfrm>
                              <a:off x="6842" y="4301"/>
                              <a:ext cx="5121" cy="4239"/>
                            </a:xfrm>
                            <a:prstGeom prst="ellipse">
                              <a:avLst/>
                            </a:prstGeom>
                            <a:ln w="1270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rtlCol="0" anchor="ctr"/>
                        </wps:wsp>
                        <wps:wsp>
                          <wps:cNvPr id="46" name="椭圆 45"/>
                          <wps:cNvSpPr/>
                          <wps:spPr>
                            <a:xfrm>
                              <a:off x="11975" y="1774"/>
                              <a:ext cx="4840" cy="4466"/>
                            </a:xfrm>
                            <a:prstGeom prst="ellipse">
                              <a:avLst/>
                            </a:prstGeom>
                            <a:ln w="1270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rtlCol="0" anchor="ctr"/>
                        </wps:wsp>
                      </wpg:grpSp>
                      <wpg:grpSp>
                        <wpg:cNvPr id="68" name="组合 58"/>
                        <wpg:cNvGrpSpPr/>
                        <wpg:grpSpPr>
                          <a:xfrm>
                            <a:off x="7899" y="326077"/>
                            <a:ext cx="2788" cy="2122"/>
                            <a:chOff x="14262" y="6368"/>
                            <a:chExt cx="4511" cy="3227"/>
                          </a:xfrm>
                        </wpg:grpSpPr>
                        <pic:pic xmlns:pic="http://schemas.openxmlformats.org/drawingml/2006/picture">
                          <pic:nvPicPr>
                            <pic:cNvPr id="48" name="图片 47" descr="无人机"/>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14390" y="7772"/>
                              <a:ext cx="492" cy="496"/>
                            </a:xfrm>
                            <a:prstGeom prst="rect">
                              <a:avLst/>
                            </a:prstGeom>
                          </pic:spPr>
                        </pic:pic>
                        <pic:pic xmlns:pic="http://schemas.openxmlformats.org/drawingml/2006/picture">
                          <pic:nvPicPr>
                            <pic:cNvPr id="49" name="图片 48" descr="飞行器"/>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14498" y="8471"/>
                              <a:ext cx="333" cy="336"/>
                            </a:xfrm>
                            <a:prstGeom prst="rect">
                              <a:avLst/>
                            </a:prstGeom>
                          </pic:spPr>
                        </pic:pic>
                        <pic:pic xmlns:pic="http://schemas.openxmlformats.org/drawingml/2006/picture">
                          <pic:nvPicPr>
                            <pic:cNvPr id="50" name="图片 49" descr="无人机"/>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14456" y="9056"/>
                              <a:ext cx="435" cy="441"/>
                            </a:xfrm>
                            <a:prstGeom prst="rect">
                              <a:avLst/>
                            </a:prstGeom>
                          </pic:spPr>
                        </pic:pic>
                        <wps:wsp>
                          <wps:cNvPr id="52" name="椭圆 51"/>
                          <wps:cNvSpPr/>
                          <wps:spPr>
                            <a:xfrm>
                              <a:off x="14498" y="6739"/>
                              <a:ext cx="241" cy="289"/>
                            </a:xfrm>
                            <a:prstGeom prst="ellipse">
                              <a:avLst/>
                            </a:prstGeom>
                            <a:solidFill>
                              <a:srgbClr val="FF0000"/>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69" name="椭圆 52"/>
                          <wps:cNvSpPr/>
                          <wps:spPr>
                            <a:xfrm>
                              <a:off x="14498" y="7270"/>
                              <a:ext cx="241" cy="289"/>
                            </a:xfrm>
                            <a:prstGeom prst="ellipse">
                              <a:avLst/>
                            </a:prstGeom>
                            <a:solidFill>
                              <a:srgbClr val="FFC000"/>
                            </a:solid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54" name="文本框 53"/>
                          <wps:cNvSpPr txBox="1"/>
                          <wps:spPr>
                            <a:xfrm>
                              <a:off x="14262" y="6368"/>
                              <a:ext cx="3587" cy="824"/>
                            </a:xfrm>
                            <a:prstGeom prst="rect">
                              <a:avLst/>
                            </a:prstGeom>
                            <a:noFill/>
                          </wps:spPr>
                          <wps:txbx>
                            <w:txbxContent>
                              <w:p w14:paraId="409DEE53">
                                <w:pPr>
                                  <w:pStyle w:val="23"/>
                                  <w:kinsoku/>
                                  <w:ind w:left="0"/>
                                  <w:jc w:val="left"/>
                                </w:pPr>
                                <w:r>
                                  <w:rPr>
                                    <w:rFonts w:ascii="宋体" w:hAnsi="宋体" w:eastAsia="宋体"/>
                                    <w:color w:val="000000" w:themeColor="text1"/>
                                    <w:kern w:val="24"/>
                                    <w:sz w:val="16"/>
                                    <w:szCs w:val="16"/>
                                    <w14:textFill>
                                      <w14:solidFill>
                                        <w14:schemeClr w14:val="tx1"/>
                                      </w14:solidFill>
                                    </w14:textFill>
                                  </w:rPr>
                                  <w:t>全局管理中心（GMC）</w:t>
                                </w:r>
                              </w:p>
                            </w:txbxContent>
                          </wps:txbx>
                          <wps:bodyPr wrap="square" rtlCol="0">
                            <a:noAutofit/>
                          </wps:bodyPr>
                        </wps:wsp>
                        <wps:wsp>
                          <wps:cNvPr id="55" name="文本框 54"/>
                          <wps:cNvSpPr txBox="1"/>
                          <wps:spPr>
                            <a:xfrm>
                              <a:off x="14262" y="6899"/>
                              <a:ext cx="3587" cy="824"/>
                            </a:xfrm>
                            <a:prstGeom prst="rect">
                              <a:avLst/>
                            </a:prstGeom>
                            <a:noFill/>
                          </wps:spPr>
                          <wps:txbx>
                            <w:txbxContent>
                              <w:p w14:paraId="25C5961D">
                                <w:pPr>
                                  <w:pStyle w:val="23"/>
                                  <w:kinsoku/>
                                  <w:ind w:left="0"/>
                                  <w:jc w:val="left"/>
                                </w:pPr>
                                <w:r>
                                  <w:rPr>
                                    <w:rFonts w:ascii="宋体" w:hAnsi="宋体" w:eastAsia="宋体"/>
                                    <w:color w:val="000000" w:themeColor="text1"/>
                                    <w:kern w:val="24"/>
                                    <w:sz w:val="16"/>
                                    <w:szCs w:val="16"/>
                                    <w14:textFill>
                                      <w14:solidFill>
                                        <w14:schemeClr w14:val="tx1"/>
                                      </w14:solidFill>
                                    </w14:textFill>
                                  </w:rPr>
                                  <w:t>子网代理节点（SPN）</w:t>
                                </w:r>
                              </w:p>
                            </w:txbxContent>
                          </wps:txbx>
                          <wps:bodyPr wrap="square" rtlCol="0">
                            <a:noAutofit/>
                          </wps:bodyPr>
                        </wps:wsp>
                        <wps:wsp>
                          <wps:cNvPr id="56" name="文本框 55"/>
                          <wps:cNvSpPr txBox="1"/>
                          <wps:spPr>
                            <a:xfrm>
                              <a:off x="14262" y="7485"/>
                              <a:ext cx="4511" cy="824"/>
                            </a:xfrm>
                            <a:prstGeom prst="rect">
                              <a:avLst/>
                            </a:prstGeom>
                            <a:noFill/>
                          </wps:spPr>
                          <wps:txbx>
                            <w:txbxContent>
                              <w:p w14:paraId="698B2B9A">
                                <w:pPr>
                                  <w:pStyle w:val="23"/>
                                  <w:kinsoku/>
                                  <w:ind w:left="0"/>
                                  <w:jc w:val="left"/>
                                </w:pPr>
                                <w:r>
                                  <w:rPr>
                                    <w:rFonts w:ascii="宋体" w:hAnsi="宋体" w:eastAsia="宋体"/>
                                    <w:color w:val="000000" w:themeColor="text1"/>
                                    <w:kern w:val="24"/>
                                    <w:sz w:val="16"/>
                                    <w:szCs w:val="16"/>
                                    <w14:textFill>
                                      <w14:solidFill>
                                        <w14:schemeClr w14:val="tx1"/>
                                      </w14:solidFill>
                                    </w14:textFill>
                                  </w:rPr>
                                  <w:t>终端子节点（TSN）-蜂窝网</w:t>
                                </w:r>
                              </w:p>
                            </w:txbxContent>
                          </wps:txbx>
                          <wps:bodyPr wrap="square" rtlCol="0">
                            <a:noAutofit/>
                          </wps:bodyPr>
                        </wps:wsp>
                        <wps:wsp>
                          <wps:cNvPr id="57" name="文本框 56"/>
                          <wps:cNvSpPr txBox="1"/>
                          <wps:spPr>
                            <a:xfrm>
                              <a:off x="14262" y="8104"/>
                              <a:ext cx="4511" cy="824"/>
                            </a:xfrm>
                            <a:prstGeom prst="rect">
                              <a:avLst/>
                            </a:prstGeom>
                            <a:noFill/>
                          </wps:spPr>
                          <wps:txbx>
                            <w:txbxContent>
                              <w:p w14:paraId="5135B0F9">
                                <w:pPr>
                                  <w:pStyle w:val="23"/>
                                  <w:kinsoku/>
                                  <w:ind w:left="0"/>
                                  <w:jc w:val="left"/>
                                </w:pPr>
                                <w:r>
                                  <w:rPr>
                                    <w:rFonts w:ascii="宋体" w:hAnsi="宋体" w:eastAsia="宋体"/>
                                    <w:color w:val="000000" w:themeColor="text1"/>
                                    <w:kern w:val="24"/>
                                    <w:sz w:val="16"/>
                                    <w:szCs w:val="16"/>
                                    <w14:textFill>
                                      <w14:solidFill>
                                        <w14:schemeClr w14:val="tx1"/>
                                      </w14:solidFill>
                                    </w14:textFill>
                                  </w:rPr>
                                  <w:t>终端子节点（TSN）-自组网</w:t>
                                </w:r>
                              </w:p>
                            </w:txbxContent>
                          </wps:txbx>
                          <wps:bodyPr wrap="square" rtlCol="0">
                            <a:noAutofit/>
                          </wps:bodyPr>
                        </wps:wsp>
                        <wps:wsp>
                          <wps:cNvPr id="58" name="文本框 57"/>
                          <wps:cNvSpPr txBox="1"/>
                          <wps:spPr>
                            <a:xfrm>
                              <a:off x="14262" y="8771"/>
                              <a:ext cx="4511" cy="824"/>
                            </a:xfrm>
                            <a:prstGeom prst="rect">
                              <a:avLst/>
                            </a:prstGeom>
                            <a:noFill/>
                          </wps:spPr>
                          <wps:txbx>
                            <w:txbxContent>
                              <w:p w14:paraId="6343BE38">
                                <w:pPr>
                                  <w:pStyle w:val="23"/>
                                  <w:kinsoku/>
                                  <w:ind w:left="0"/>
                                  <w:jc w:val="left"/>
                                </w:pPr>
                                <w:r>
                                  <w:rPr>
                                    <w:rFonts w:ascii="宋体" w:hAnsi="宋体" w:eastAsia="宋体"/>
                                    <w:color w:val="000000" w:themeColor="text1"/>
                                    <w:kern w:val="24"/>
                                    <w:sz w:val="16"/>
                                    <w:szCs w:val="16"/>
                                    <w14:textFill>
                                      <w14:solidFill>
                                        <w14:schemeClr w14:val="tx1"/>
                                      </w14:solidFill>
                                    </w14:textFill>
                                  </w:rPr>
                                  <w:t>终端子节点（TSN）-数据链</w:t>
                                </w:r>
                              </w:p>
                            </w:txbxContent>
                          </wps:txbx>
                          <wps:bodyPr wrap="square" rtlCol="0">
                            <a:noAutofit/>
                          </wps:bodyPr>
                        </wps:wsp>
                      </wpg:grpSp>
                    </wpg:wgp>
                  </a:graphicData>
                </a:graphic>
              </wp:anchor>
            </w:drawing>
          </mc:Choice>
          <mc:Fallback>
            <w:pict>
              <v:group id="_x0000_s1026" o:spid="_x0000_s1026" o:spt="203" style="position:absolute;left:0pt;margin-left:19.5pt;margin-top:0.55pt;height:232.6pt;width:414.85pt;mso-wrap-distance-bottom:0pt;mso-wrap-distance-top:0pt;z-index:251663360;mso-width-relative:page;mso-height-relative:page;" coordorigin="2390,323547" coordsize="8297,4652" o:gfxdata="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avD/f1oC+4h1+ko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">
                <o:lock v:ext="edit" aspectratio="f"/>
                <v:group id="组合 46" o:spid="_x0000_s1026" o:spt="203" style="position:absolute;left:2390;top:323547;height:3067;width:7512;" coordorigin="1635,764" coordsize="15180,7775" o:gfxdata="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WW2YS+AAAA2wAAAA8AAAAAAAAAAQAgAAAAIgAAAGRycy9kb3ducmV2Lnht&#10;bFBLAQIUABQAAAAIAIdO4kAzLwWeOwAAADkAAAAVAAAAAAAAAAEAIAAAAA0BAABkcnMvZ3JvdXBz&#10;aGFwZXhtbC54bWxQSwUGAAAAAAYABgBgAQAAygMAAAAA&#10;">
                  <o:lock v:ext="edit" aspectratio="f"/>
                  <v:shape id="图片 3" o:spid="_x0000_s1026" o:spt="75" alt="无人机" type="#_x0000_t75" style="position:absolute;left:8306;top:764;height:1552;width:1552;" filled="f" o:preferrelative="t" stroked="f" coordsize="21600,21600" o:gfxdata="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u56dLgAAADaAAAA&#10;DwAAAAAAAAABACAAAAAiAAAAZHJzL2Rvd25yZXYueG1sUEsBAhQAFAAAAAgAh07iQDMvBZ47AAAA&#10;OQAAABAAAAAAAAAAAQAgAAAABwEAAGRycy9zaGFwZXhtbC54bWxQSwUGAAAAAAYABgBbAQAAsQMA&#10;AAAA&#10;">
                    <v:fill on="f" focussize="0,0"/>
                    <v:stroke on="f"/>
                    <v:imagedata r:id="rId47" o:title=""/>
                    <o:lock v:ext="edit" aspectratio="t"/>
                  </v:shape>
                  <v:shape id="图片 4" o:spid="_x0000_s1026" o:spt="75" alt="无人机" type="#_x0000_t75" style="position:absolute;left:4633;top:2734;height:1443;width:1443;" filled="f" o:preferrelative="t" stroked="f" coordsize="21600,21600" o:gfxdata="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YGS/vQAA&#10;ANoAAAAPAAAAAAAAAAEAIAAAACIAAABkcnMvZG93bnJldi54bWxQSwECFAAUAAAACACHTuJAMy8F&#10;njsAAAA5AAAAEAAAAAAAAAABACAAAAAMAQAAZHJzL3NoYXBleG1sLnhtbFBLBQYAAAAABgAGAFsB&#10;AAC2AwAAAAA=&#10;">
                    <v:fill on="f" focussize="0,0"/>
                    <v:stroke on="f"/>
                    <v:imagedata r:id="rId48" o:title=""/>
                    <o:lock v:ext="edit" aspectratio="t"/>
                  </v:shape>
                  <v:shape id="图片 5" o:spid="_x0000_s1026" o:spt="75" alt="无人机" type="#_x0000_t75" style="position:absolute;left:2891;top:2257;height:1443;width:1443;" filled="f" o:preferrelative="t" stroked="f" coordsize="21600,21600" o:gfxdata="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lPDO8AAAA&#10;2gAAAA8AAAAAAAAAAQAgAAAAIgAAAGRycy9kb3ducmV2LnhtbFBLAQIUABQAAAAIAIdO4kAzLwWe&#10;OwAAADkAAAAQAAAAAAAAAAEAIAAAAAsBAABkcnMvc2hhcGV4bWwueG1sUEsFBgAAAAAGAAYAWwEA&#10;ALUDAAAAAA==&#10;">
                    <v:fill on="f" focussize="0,0"/>
                    <v:stroke on="f"/>
                    <v:imagedata r:id="rId49" o:title=""/>
                    <o:lock v:ext="edit" aspectratio="t"/>
                  </v:shape>
                  <v:shape id="图片 6" o:spid="_x0000_s1026" o:spt="75" alt="无人机" type="#_x0000_t75" style="position:absolute;left:1981;top:3362;height:1443;width:1443;" filled="f" o:preferrelative="t" stroked="f" coordsize="21600,21600" o:gfxdata="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pmai8AAAA&#10;2gAAAA8AAAAAAAAAAQAgAAAAIgAAAGRycy9kb3ducmV2LnhtbFBLAQIUABQAAAAIAIdO4kAzLwWe&#10;OwAAADkAAAAQAAAAAAAAAAEAIAAAAAsBAABkcnMvc2hhcGV4bWwueG1sUEsFBgAAAAAGAAYAWwEA&#10;ALUDAAAAAA==&#10;">
                    <v:fill on="f" focussize="0,0"/>
                    <v:stroke on="f"/>
                    <v:imagedata r:id="rId49" o:title=""/>
                    <o:lock v:ext="edit" aspectratio="t"/>
                  </v:shape>
                  <v:shape id="图片 7" o:spid="_x0000_s1026" o:spt="75" alt="无人机" type="#_x0000_t75" style="position:absolute;left:2642;top:4608;height:1443;width:1443;" filled="f" o:preferrelative="t" stroked="f" coordsize="21600,21600" o:gfxdata="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nYN2rgAAADaAAAA&#10;DwAAAAAAAAABACAAAAAiAAAAZHJzL2Rvd25yZXYueG1sUEsBAhQAFAAAAAgAh07iQDMvBZ47AAAA&#10;OQAAABAAAAAAAAAAAQAgAAAABwEAAGRycy9zaGFwZXhtbC54bWxQSwUGAAAAAAYABgBbAQAAsQMA&#10;AAAA&#10;">
                    <v:fill on="f" focussize="0,0"/>
                    <v:stroke on="f"/>
                    <v:imagedata r:id="rId49" o:title=""/>
                    <o:lock v:ext="edit" aspectratio="t"/>
                  </v:shape>
                  <v:shape id="图片 8" o:spid="_x0000_s1026" o:spt="75" alt="无人机" type="#_x0000_t75" style="position:absolute;left:4244;top:4588;height:1443;width:1443;" filled="f" o:preferrelative="t" stroked="f" coordsize="21600,21600" o:gfxdata="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6qEG8AAAA&#10;2gAAAA8AAAAAAAAAAQAgAAAAIgAAAGRycy9kb3ducmV2LnhtbFBLAQIUABQAAAAIAIdO4kAzLwWe&#10;OwAAADkAAAAQAAAAAAAAAAEAIAAAAAsBAABkcnMvc2hhcGV4bWwueG1sUEsFBgAAAAAGAAYAWwEA&#10;ALUDAAAAAA==&#10;">
                    <v:fill on="f" focussize="0,0"/>
                    <v:stroke on="f"/>
                    <v:imagedata r:id="rId49" o:title=""/>
                    <o:lock v:ext="edit" aspectratio="t"/>
                  </v:shape>
                  <v:shape id="图片 9" o:spid="_x0000_s1026" o:spt="75" alt="飞行器" type="#_x0000_t75" style="position:absolute;left:8563;top:4588;height:1025;width:1025;" filled="f" o:preferrelative="t" stroked="f" coordsize="21600,21600" o:gfxdata="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6/CgvQAA&#10;ANsAAAAPAAAAAAAAAAEAIAAAACIAAABkcnMvZG93bnJldi54bWxQSwECFAAUAAAACACHTuJAMy8F&#10;njsAAAA5AAAAEAAAAAAAAAABACAAAAAMAQAAZHJzL3NoYXBleG1sLnhtbFBLBQYAAAAABgAGAFsB&#10;AAC2AwAAAAA=&#10;">
                    <v:fill on="f" focussize="0,0"/>
                    <v:stroke on="f"/>
                    <v:imagedata r:id="rId50" o:title=""/>
                    <o:lock v:ext="edit" aspectratio="t"/>
                  </v:shape>
                  <v:shape id="图片 10" o:spid="_x0000_s1026" o:spt="75" alt="飞行器" type="#_x0000_t75" style="position:absolute;left:7088;top:5945;height:1025;width:1025;" filled="f" o:preferrelative="t" stroked="f" coordsize="21600,21600" o:gfxdata="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iUPGrsAAADb&#10;AAAADwAAAAAAAAABACAAAAAiAAAAZHJzL2Rvd25yZXYueG1sUEsBAhQAFAAAAAgAh07iQDMvBZ47&#10;AAAAOQAAABAAAAAAAAAAAQAgAAAACgEAAGRycy9zaGFwZXhtbC54bWxQSwUGAAAAAAYABgBbAQAA&#10;tAMAAAAA&#10;">
                    <v:fill on="f" focussize="0,0"/>
                    <v:stroke on="f"/>
                    <v:imagedata r:id="rId51" o:title=""/>
                    <o:lock v:ext="edit" aspectratio="t"/>
                  </v:shape>
                  <v:shape id="图片 11" o:spid="_x0000_s1026" o:spt="75" alt="飞行器" type="#_x0000_t75" style="position:absolute;left:8199;top:7164;height:1025;width:1025;" filled="f" o:preferrelative="t" stroked="f" coordsize="21600,21600" o:gfxdata="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95FtvQAA&#10;ANsAAAAPAAAAAAAAAAEAIAAAACIAAABkcnMvZG93bnJldi54bWxQSwECFAAUAAAACACHTuJAMy8F&#10;njsAAAA5AAAAEAAAAAAAAAABACAAAAAMAQAAZHJzL3NoYXBleG1sLnhtbFBLBQYAAAAABgAGAFsB&#10;AAC2AwAAAAA=&#10;">
                    <v:fill on="f" focussize="0,0"/>
                    <v:stroke on="f"/>
                    <v:imagedata r:id="rId51" o:title=""/>
                    <o:lock v:ext="edit" aspectratio="t"/>
                  </v:shape>
                  <v:shape id="图片 12" o:spid="_x0000_s1026" o:spt="75" alt="飞行器" type="#_x0000_t75" style="position:absolute;left:9923;top:6846;height:1025;width:1025;" filled="f" o:preferrelative="t" stroked="f" coordsize="21600,21600" o:gfxdata="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9R4u/&#10;AAAA2wAAAA8AAAAAAAAAAQAgAAAAIgAAAGRycy9kb3ducmV2LnhtbFBLAQIUABQAAAAIAIdO4kAz&#10;LwWeOwAAADkAAAAQAAAAAAAAAAEAIAAAAA4BAABkcnMvc2hhcGV4bWwueG1sUEsFBgAAAAAGAAYA&#10;WwEAALgDAAAAAA==&#10;">
                    <v:fill on="f" focussize="0,0"/>
                    <v:stroke on="f"/>
                    <v:imagedata r:id="rId51" o:title=""/>
                    <o:lock v:ext="edit" aspectratio="t"/>
                  </v:shape>
                  <v:shape id="图片 13" o:spid="_x0000_s1026" o:spt="75" alt="飞行器" type="#_x0000_t75" style="position:absolute;left:10537;top:5240;height:1025;width:1025;" filled="f" o:preferrelative="t" stroked="f" coordsize="21600,21600" o:gfxdata="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UqyCvQAA&#10;ANsAAAAPAAAAAAAAAAEAIAAAACIAAABkcnMvZG93bnJldi54bWxQSwECFAAUAAAACACHTuJAMy8F&#10;njsAAAA5AAAAEAAAAAAAAAABACAAAAAMAQAAZHJzL3NoYXBleG1sLnhtbFBLBQYAAAAABgAGAFsB&#10;AAC2AwAAAAA=&#10;">
                    <v:fill on="f" focussize="0,0"/>
                    <v:stroke on="f"/>
                    <v:imagedata r:id="rId51" o:title=""/>
                    <o:lock v:ext="edit" aspectratio="t"/>
                  </v:shape>
                  <v:shape id="图片 14" o:spid="_x0000_s1026" o:spt="75" alt="无人机" type="#_x0000_t75" style="position:absolute;left:12533;top:2422;height:1112;width:1112;" filled="f" o:preferrelative="t" stroked="f" coordsize="21600,21600" o:gfxdata="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AdRCq5AAAA2wAA&#10;AA8AAAAAAAAAAQAgAAAAIgAAAGRycy9kb3ducmV2LnhtbFBLAQIUABQAAAAIAIdO4kAzLwWeOwAA&#10;ADkAAAAQAAAAAAAAAAEAIAAAAAgBAABkcnMvc2hhcGV4bWwueG1sUEsFBgAAAAAGAAYAWwEAALID&#10;AAAAAA==&#10;">
                    <v:fill on="f" focussize="0,0"/>
                    <v:stroke on="f"/>
                    <v:imagedata r:id="rId52" o:title=""/>
                    <o:lock v:ext="edit" aspectratio="t"/>
                  </v:shape>
                  <v:shape id="图片 16" o:spid="_x0000_s1026" o:spt="75" alt="无人机" type="#_x0000_t75" style="position:absolute;left:14291;top:3191;height:1112;width:1112;" filled="f" o:preferrelative="t" stroked="f" coordsize="21600,21600" o:gfxdata="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ZMh0&#10;wAAAANsAAAAPAAAAAAAAAAEAIAAAACIAAABkcnMvZG93bnJldi54bWxQSwECFAAUAAAACACHTuJA&#10;My8FnjsAAAA5AAAAEAAAAAAAAAABACAAAAAPAQAAZHJzL3NoYXBleG1sLnhtbFBLBQYAAAAABgAG&#10;AFsBAAC5AwAAAAA=&#10;">
                    <v:fill on="f" focussize="0,0"/>
                    <v:stroke on="f"/>
                    <v:imagedata r:id="rId53" o:title=""/>
                    <o:lock v:ext="edit" aspectratio="t"/>
                  </v:shape>
                  <v:shape id="图片 17" o:spid="_x0000_s1026" o:spt="75" alt="无人机" type="#_x0000_t75" style="position:absolute;left:12812;top:4125;height:1112;width:1112;" filled="f" o:preferrelative="t" stroked="f" coordsize="21600,21600" o:gfxdata="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7XAa/&#10;AAAA2wAAAA8AAAAAAAAAAQAgAAAAIgAAAGRycy9kb3ducmV2LnhtbFBLAQIUABQAAAAIAIdO4kAz&#10;LwWeOwAAADkAAAAQAAAAAAAAAAEAIAAAAA4BAABkcnMvc2hhcGV4bWwueG1sUEsFBgAAAAAGAAYA&#10;WwEAALgDAAAAAA==&#10;">
                    <v:fill on="f" focussize="0,0"/>
                    <v:stroke on="f"/>
                    <v:imagedata r:id="rId53" o:title=""/>
                    <o:lock v:ext="edit" aspectratio="t"/>
                  </v:shape>
                  <v:shape id="图片 18" o:spid="_x0000_s1026" o:spt="75" alt="无人机" type="#_x0000_t75" style="position:absolute;left:14545;top:5119;height:1112;width:1112;" filled="f" o:preferrelative="t" stroked="f" coordsize="21600,21600" o:gfxdata="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y3&#10;+Z3CAAAA2wAAAA8AAAAAAAAAAQAgAAAAIgAAAGRycy9kb3ducmV2LnhtbFBLAQIUABQAAAAIAIdO&#10;4kAzLwWeOwAAADkAAAAQAAAAAAAAAAEAIAAAABEBAABkcnMvc2hhcGV4bWwueG1sUEsFBgAAAAAG&#10;AAYAWwEAALsDAAAAAA==&#10;">
                    <v:fill on="f" focussize="0,0"/>
                    <v:stroke on="f"/>
                    <v:imagedata r:id="rId53" o:title=""/>
                    <o:lock v:ext="edit" aspectratio="t"/>
                  </v:shape>
                  <v:line id="直接连接符 19" o:spid="_x0000_s1026" o:spt="20" style="position:absolute;left:5353;top:1538;flip:x;height:1199;width:2946;" filled="f" stroked="t" coordsize="21600,21600" o:gfxdata="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4qCAotAAAANsAAAAPAAAA&#10;AAAAAAEAIAAAACIAAABkcnMvZG93bnJldi54bWxQSwECFAAUAAAACACHTuJAMy8FnjsAAAA5AAAA&#10;EAAAAAAAAAABACAAAAADAQAAZHJzL3NoYXBleG1sLnhtbFBLBQYAAAAABgAGAFsBAACtAwAAAAA=&#10;">
                    <v:fill on="f" focussize="0,0"/>
                    <v:stroke weight="1pt" color="#4472C4 [3204]" miterlimit="8" joinstyle="miter"/>
                    <v:imagedata o:title=""/>
                    <o:lock v:ext="edit" aspectratio="f"/>
                  </v:line>
                  <v:line id="直接连接符 20" o:spid="_x0000_s1026" o:spt="20" style="position:absolute;left:4331;top:2977;flip:x y;height:478;width:302;" filled="f" stroked="t" coordsize="21600,21600" o:gfxdata="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xGkX74A&#10;AADbAAAADwAAAAAAAAABACAAAAAiAAAAZHJzL2Rvd25yZXYueG1sUEsBAhQAFAAAAAgAh07iQDMv&#10;BZ47AAAAOQAAABAAAAAAAAAAAQAgAAAADQEAAGRycy9zaGFwZXhtbC54bWxQSwUGAAAAAAYABgBb&#10;AQAAtwMAAAAA&#10;">
                    <v:fill on="f" focussize="0,0"/>
                    <v:stroke weight="1pt" color="#4472C4 [3204]" miterlimit="8" joinstyle="miter"/>
                    <v:imagedata o:title=""/>
                    <o:lock v:ext="edit" aspectratio="f"/>
                  </v:line>
                  <v:line id="直接连接符 21" o:spid="_x0000_s1026" o:spt="20" style="position:absolute;left:3421;top:3454;flip:x;height:629;width:1210;" filled="f" stroked="t" coordsize="21600,21600" o:gfxdata="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zYbxLsAAADb&#10;AAAADwAAAAAAAAABACAAAAAiAAAAZHJzL2Rvd25yZXYueG1sUEsBAhQAFAAAAAgAh07iQDMvBZ47&#10;AAAAOQAAABAAAAAAAAAAAQAgAAAACgEAAGRycy9zaGFwZXhtbC54bWxQSwUGAAAAAAYABgBbAQAA&#10;tAMAAAAA&#10;">
                    <v:fill on="f" focussize="0,0"/>
                    <v:stroke weight="1pt" color="#4472C4 [3204]" miterlimit="8" joinstyle="miter"/>
                    <v:imagedata o:title=""/>
                    <o:lock v:ext="edit" aspectratio="f"/>
                  </v:line>
                  <v:line id="直接连接符 22" o:spid="_x0000_s1026" o:spt="20" style="position:absolute;left:3362;top:3454;flip:y;height:1157;width:1268;" filled="f" stroked="t" coordsize="21600,21600" o:gfxdata="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q+X7sAAADb&#10;AAAADwAAAAAAAAABACAAAAAiAAAAZHJzL2Rvd25yZXYueG1sUEsBAhQAFAAAAAgAh07iQDMvBZ47&#10;AAAAOQAAABAAAAAAAAAAAQAgAAAACgEAAGRycy9zaGFwZXhtbC54bWxQSwUGAAAAAAYABgBbAQAA&#10;tAMAAAAA&#10;">
                    <v:fill on="f" focussize="0,0"/>
                    <v:stroke weight="1pt" color="#4472C4 [3204]" miterlimit="8" joinstyle="miter"/>
                    <v:imagedata o:title=""/>
                    <o:lock v:ext="edit" aspectratio="f"/>
                  </v:line>
                  <v:line id="直接连接符 23" o:spid="_x0000_s1026" o:spt="20" style="position:absolute;left:4633;top:3454;height:1137;width:331;" filled="f" stroked="t" coordsize="21600,21600" o:gfxdata="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uQu8AAAA&#10;2wAAAA8AAAAAAAAAAQAgAAAAIgAAAGRycy9kb3ducmV2LnhtbFBLAQIUABQAAAAIAIdO4kAzLwWe&#10;OwAAADkAAAAQAAAAAAAAAAEAIAAAAAsBAABkcnMvc2hhcGV4bWwueG1sUEsFBgAAAAAGAAYAWwEA&#10;ALUDAAAAAA==&#10;">
                    <v:fill on="f" focussize="0,0"/>
                    <v:stroke weight="1pt" color="#4472C4 [3204]" miterlimit="8" joinstyle="miter"/>
                    <v:imagedata o:title=""/>
                    <o:lock v:ext="edit" aspectratio="f"/>
                  </v:line>
                  <v:line id="直接连接符 24" o:spid="_x0000_s1026" o:spt="20" style="position:absolute;left:9075;top:2312;flip:x;height:2282;width:5;" filled="f" stroked="t" coordsize="21600,21600" o:gfxdata="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N+DsLsAAADb&#10;AAAADwAAAAAAAAABACAAAAAiAAAAZHJzL2Rvd25yZXYueG1sUEsBAhQAFAAAAAgAh07iQDMvBZ47&#10;AAAAOQAAABAAAAAAAAAAAQAgAAAACgEAAGRycy9zaGFwZXhtbC54bWxQSwUGAAAAAAYABgBbAQAA&#10;tAMAAAAA&#10;">
                    <v:fill on="f" focussize="0,0"/>
                    <v:stroke weight="1pt" color="#4472C4 [3204]" miterlimit="8" joinstyle="miter"/>
                    <v:imagedata o:title=""/>
                    <o:lock v:ext="edit" aspectratio="f"/>
                  </v:line>
                  <v:line id="直接连接符 25" o:spid="_x0000_s1026" o:spt="20" style="position:absolute;left:9854;top:1538;flip:x y;height:1442;width:2673;" filled="f" stroked="t" coordsize="21600,21600" o:gfxdata="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g8K74A&#10;AADbAAAADwAAAAAAAAABACAAAAAiAAAAZHJzL2Rvd25yZXYueG1sUEsBAhQAFAAAAAgAh07iQDMv&#10;BZ47AAAAOQAAABAAAAAAAAAAAQAgAAAADQEAAGRycy9zaGFwZXhtbC54bWxQSwUGAAAAAAYABgBb&#10;AQAAtwMAAAAA&#10;">
                    <v:fill on="f" focussize="0,0"/>
                    <v:stroke weight="1pt" color="#4472C4 [3204]" miterlimit="8" joinstyle="miter"/>
                    <v:imagedata o:title=""/>
                    <o:lock v:ext="edit" aspectratio="f"/>
                  </v:line>
                  <v:line id="直接连接符 26" o:spid="_x0000_s1026" o:spt="20" style="position:absolute;left:9586;top:5100;height:1750;width:847;" filled="f" stroked="t" coordsize="21600,21600" o:gfxdata="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7Cd8vQAA&#10;ANsAAAAPAAAAAAAAAAEAIAAAACIAAABkcnMvZG93bnJldi54bWxQSwECFAAUAAAACACHTuJAMy8F&#10;njsAAAA5AAAAEAAAAAAAAAABACAAAAAMAQAAZHJzL3NoYXBleG1sLnhtbFBLBQYAAAAABgAGAFsB&#10;AAC2AwAAAAA=&#10;">
                    <v:fill on="f" focussize="0,0"/>
                    <v:stroke weight="1pt" color="#4472C4 [3204]" miterlimit="8" joinstyle="miter"/>
                    <v:imagedata o:title=""/>
                    <o:lock v:ext="edit" aspectratio="f"/>
                  </v:line>
                  <v:line id="直接连接符 27" o:spid="_x0000_s1026" o:spt="20" style="position:absolute;left:8711;top:5611;flip:x;height:1557;width:364;" filled="f" stroked="t" coordsize="21600,21600" o:gfxdata="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G3iwutAAAANsAAAAPAAAA&#10;AAAAAAEAIAAAACIAAABkcnMvZG93bnJldi54bWxQSwECFAAUAAAACACHTuJAMy8FnjsAAAA5AAAA&#10;EAAAAAAAAAABACAAAAADAQAAZHJzL3NoYXBleG1sLnhtbFBLBQYAAAAABgAGAFsBAACtAwAAAAA=&#10;">
                    <v:fill on="f" focussize="0,0"/>
                    <v:stroke weight="1pt" color="#4472C4 [3204]" miterlimit="8" joinstyle="miter"/>
                    <v:imagedata o:title=""/>
                    <o:lock v:ext="edit" aspectratio="f"/>
                  </v:line>
                  <v:line id="直接连接符 28" o:spid="_x0000_s1026" o:spt="20" style="position:absolute;left:7600;top:5100;flip:x;height:847;width:961;" filled="f" stroked="t" coordsize="21600,21600" o:gfxdata="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ZKJtbsAAADb&#10;AAAADwAAAAAAAAABACAAAAAiAAAAZHJzL2Rvd25yZXYueG1sUEsBAhQAFAAAAAgAh07iQDMvBZ47&#10;AAAAOQAAABAAAAAAAAAAAQAgAAAACgEAAGRycy9zaGFwZXhtbC54bWxQSwUGAAAAAAYABgBbAQAA&#10;tAMAAAAA&#10;">
                    <v:fill on="f" focussize="0,0"/>
                    <v:stroke weight="1pt" color="#4472C4 [3204]" miterlimit="8" joinstyle="miter"/>
                    <v:imagedata o:title=""/>
                    <o:lock v:ext="edit" aspectratio="f"/>
                  </v:line>
                  <v:line id="直接连接符 29" o:spid="_x0000_s1026" o:spt="20" style="position:absolute;left:13922;top:4680;flip:x y;height:452;width:1163;" filled="f" stroked="t" coordsize="21600,21600" o:gfxdata="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hJcZugAAANsA&#10;AAAPAAAAAAAAAAEAIAAAACIAAABkcnMvZG93bnJldi54bWxQSwECFAAUAAAACACHTuJAMy8FnjsA&#10;AAA5AAAAEAAAAAAAAAABACAAAAAJAQAAZHJzL3NoYXBleG1sLnhtbFBLBQYAAAAABgAGAFsBAACz&#10;AwAAAAA=&#10;">
                    <v:fill on="f" focussize="0,0"/>
                    <v:stroke weight="1pt" color="#4472C4 [3204]" miterlimit="8" joinstyle="miter"/>
                    <v:imagedata o:title=""/>
                    <o:lock v:ext="edit" aspectratio="f"/>
                  </v:line>
                  <v:line id="直接连接符 30" o:spid="_x0000_s1026" o:spt="20" style="position:absolute;left:13367;top:3746;flip:x;height:380;width:922;" filled="f" stroked="t" coordsize="21600,21600" o:gfxdata="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9E268AAAA&#10;2wAAAA8AAAAAAAAAAQAgAAAAIgAAAGRycy9kb3ducmV2LnhtbFBLAQIUABQAAAAIAIdO4kAzLwWe&#10;OwAAADkAAAAQAAAAAAAAAAEAIAAAAAsBAABkcnMvc2hhcGV4bWwueG1sUEsFBgAAAAAGAAYAWwEA&#10;ALUDAAAAAA==&#10;">
                    <v:fill on="f" focussize="0,0"/>
                    <v:stroke weight="1pt" color="#4472C4 [3204]" miterlimit="8" joinstyle="miter"/>
                    <v:imagedata o:title=""/>
                    <o:lock v:ext="edit" aspectratio="f"/>
                  </v:line>
                  <v:line id="直接连接符 31" o:spid="_x0000_s1026" o:spt="20" style="position:absolute;left:13643;top:2977;flip:x y;height:235;width:1169;" filled="f" stroked="t" coordsize="21600,21600" o:gfxdata="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arPW/&#10;AAAA2wAAAA8AAAAAAAAAAQAgAAAAIgAAAGRycy9kb3ducmV2LnhtbFBLAQIUABQAAAAIAIdO4kAz&#10;LwWeOwAAADkAAAAQAAAAAAAAAAEAIAAAAA4BAABkcnMvc2hhcGV4bWwueG1sUEsFBgAAAAAGAAYA&#10;WwEAALgDAAAAAA==&#10;">
                    <v:fill on="f" focussize="0,0"/>
                    <v:stroke weight="1pt" color="#4472C4 [3204]" miterlimit="8" joinstyle="miter"/>
                    <v:imagedata o:title=""/>
                    <o:lock v:ext="edit" aspectratio="f"/>
                  </v:line>
                  <v:line id="直接连接符 32" o:spid="_x0000_s1026" o:spt="20" style="position:absolute;left:10435;top:6263;flip:x;height:584;width:613;" filled="f" stroked="t" coordsize="21600,21600" o:gfxdata="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2jKIK5AAAA2wAA&#10;AA8AAAAAAAAAAQAgAAAAIgAAAGRycy9kb3ducmV2LnhtbFBLAQIUABQAAAAIAIdO4kAzLwWeOwAA&#10;ADkAAAAQAAAAAAAAAAEAIAAAAAgBAABkcnMvc2hhcGV4bWwueG1sUEsFBgAAAAAGAAYAWwEAALID&#10;AAAAAA==&#10;">
                    <v:fill on="f" focussize="0,0"/>
                    <v:stroke weight="1pt" color="#4472C4 [3204]" miterlimit="8" joinstyle="miter"/>
                    <v:imagedata o:title=""/>
                    <o:lock v:ext="edit" aspectratio="f"/>
                  </v:line>
                  <v:line id="直接连接符 33" o:spid="_x0000_s1026" o:spt="20" style="position:absolute;left:9586;top:5100;height:653;width:949;" filled="f" stroked="t" coordsize="21600,21600" o:gfxdata="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5y/WvQAA&#10;ANsAAAAPAAAAAAAAAAEAIAAAACIAAABkcnMvZG93bnJldi54bWxQSwECFAAUAAAACACHTuJAMy8F&#10;njsAAAA5AAAAEAAAAAAAAAABACAAAAAMAQAAZHJzL3NoYXBleG1sLnhtbFBLBQYAAAAABgAGAFsB&#10;AAC2AwAAAAA=&#10;">
                    <v:fill on="f" focussize="0,0"/>
                    <v:stroke weight="1pt" color="#4472C4 [3204]" miterlimit="8" joinstyle="miter"/>
                    <v:imagedata o:title=""/>
                    <o:lock v:ext="edit" aspectratio="f"/>
                  </v:line>
                  <v:line id="直接连接符 34" o:spid="_x0000_s1026" o:spt="20" style="position:absolute;left:8711;top:5752;flip:x;height:1415;width:1822;" filled="f" stroked="t" coordsize="21600,21600" o:gfxdata="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0GFW25AAAA2wAA&#10;AA8AAAAAAAAAAQAgAAAAIgAAAGRycy9kb3ducmV2LnhtbFBLAQIUABQAAAAIAIdO4kAzLwWeOwAA&#10;ADkAAAAQAAAAAAAAAAEAIAAAAAgBAABkcnMvc2hhcGV4bWwueG1sUEsFBgAAAAAGAAYAWwEAALID&#10;AAAAAA==&#10;">
                    <v:fill on="f" focussize="0,0"/>
                    <v:stroke weight="1pt" color="#4472C4 [3204]" miterlimit="8" joinstyle="miter"/>
                    <v:imagedata o:title=""/>
                    <o:lock v:ext="edit" aspectratio="f"/>
                  </v:line>
                  <v:line id="直接连接符 35" o:spid="_x0000_s1026" o:spt="20" style="position:absolute;left:8111;top:5752;flip:x;height:706;width:2399;" filled="f" stroked="t" coordsize="21600,21600" o:gfxdata="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dSLGrsAAADb&#10;AAAADwAAAAAAAAABACAAAAAiAAAAZHJzL2Rvd25yZXYueG1sUEsBAhQAFAAAAAgAh07iQDMvBZ47&#10;AAAAOQAAABAAAAAAAAAAAQAgAAAACgEAAGRycy9zaGFwZXhtbC54bWxQSwUGAAAAAAYABgBbAQAA&#10;tAMAAAAA&#10;">
                    <v:fill on="f" focussize="0,0"/>
                    <v:stroke weight="1pt" color="#4472C4 [3204]" miterlimit="8" joinstyle="miter"/>
                    <v:imagedata o:title=""/>
                    <o:lock v:ext="edit" aspectratio="f"/>
                  </v:line>
                  <v:line id="直接连接符 36" o:spid="_x0000_s1026" o:spt="20" style="position:absolute;left:9222;top:7371;flip:x;height:305;width:692;" filled="f" stroked="t" coordsize="21600,21600" o:gfxdata="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pgugbsAAADb&#10;AAAADwAAAAAAAAABACAAAAAiAAAAZHJzL2Rvd25yZXYueG1sUEsBAhQAFAAAAAgAh07iQDMvBZ47&#10;AAAAOQAAABAAAAAAAAAAAQAgAAAACgEAAGRycy9zaGFwZXhtbC54bWxQSwUGAAAAAAYABgBbAQAA&#10;tAMAAAAA&#10;">
                    <v:fill on="f" focussize="0,0"/>
                    <v:stroke weight="1pt" color="#4472C4 [3204]" miterlimit="8" joinstyle="miter"/>
                    <v:imagedata o:title=""/>
                    <o:lock v:ext="edit" aspectratio="f"/>
                  </v:line>
                  <v:line id="直接连接符 37" o:spid="_x0000_s1026" o:spt="20" style="position:absolute;left:8111;top:6457;height:390;width:2319;" filled="f" stroked="t" coordsize="21600,21600" o:gfxdata="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qiXTugAAANsA&#10;AAAPAAAAAAAAAAEAIAAAACIAAABkcnMvZG93bnJldi54bWxQSwECFAAUAAAACACHTuJAMy8FnjsA&#10;AAA5AAAAEAAAAAAAAAABACAAAAAJAQAAZHJzL3NoYXBleG1sLnhtbFBLBQYAAAAABgAGAFsBAACz&#10;AwAAAAA=&#10;">
                    <v:fill on="f" focussize="0,0"/>
                    <v:stroke weight="1pt" color="#4472C4 [3204]" miterlimit="8" joinstyle="miter"/>
                    <v:imagedata o:title=""/>
                    <o:lock v:ext="edit" aspectratio="f"/>
                  </v:line>
                  <v:line id="直接连接符 38" o:spid="_x0000_s1026" o:spt="20" style="position:absolute;left:8111;top:6457;height:691;width:605;" filled="f" stroked="t" coordsize="21600,21600" o:gfxdata="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mgEi8AAAA&#10;2wAAAA8AAAAAAAAAAQAgAAAAIgAAAGRycy9kb3ducmV2LnhtbFBLAQIUABQAAAAIAIdO4kAzLwWe&#10;OwAAADkAAAAQAAAAAAAAAAEAIAAAAAsBAABkcnMvc2hhcGV4bWwueG1sUEsFBgAAAAAGAAYAWwEA&#10;ALUDAAAAAA==&#10;">
                    <v:fill on="f" focussize="0,0"/>
                    <v:stroke weight="1pt" color="#4472C4 [3204]" miterlimit="8" joinstyle="miter"/>
                    <v:imagedata o:title=""/>
                    <o:lock v:ext="edit" aspectratio="f"/>
                  </v:line>
                  <v:shape id="椭圆 42" o:spid="_x0000_s1026" o:spt="3" type="#_x0000_t3" style="position:absolute;left:1635;top:2072;height:4239;width:4917;v-text-anchor:middle;" filled="f" stroked="t" coordsize="21600,21600" o:gfxdata="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qog6/&#10;AAAA2wAAAA8AAAAAAAAAAQAgAAAAIgAAAGRycy9kb3ducmV2LnhtbFBLAQIUABQAAAAIAIdO4kAz&#10;LwWeOwAAADkAAAAQAAAAAAAAAAEAIAAAAA4BAABkcnMvc2hhcGV4bWwueG1sUEsFBgAAAAAGAAYA&#10;WwEAALgDAAAAAA==&#10;">
                    <v:fill on="f" focussize="0,0"/>
                    <v:stroke weight="1pt" color="#000000 [3213]" miterlimit="8" joinstyle="miter" dashstyle="dash"/>
                    <v:imagedata o:title=""/>
                    <o:lock v:ext="edit" aspectratio="f"/>
                  </v:shape>
                  <v:shape id="椭圆 44" o:spid="_x0000_s1026" o:spt="3" type="#_x0000_t3" style="position:absolute;left:6842;top:4301;height:4239;width:5121;v-text-anchor:middle;" filled="f" stroked="t" coordsize="21600,21600" o:gfxdata="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f4b4A&#10;AADbAAAADwAAAAAAAAABACAAAAAiAAAAZHJzL2Rvd25yZXYueG1sUEsBAhQAFAAAAAgAh07iQDMv&#10;BZ47AAAAOQAAABAAAAAAAAAAAQAgAAAADQEAAGRycy9zaGFwZXhtbC54bWxQSwUGAAAAAAYABgBb&#10;AQAAtwMAAAAA&#10;">
                    <v:fill on="f" focussize="0,0"/>
                    <v:stroke weight="1pt" color="#000000 [3213]" miterlimit="8" joinstyle="miter" dashstyle="dash"/>
                    <v:imagedata o:title=""/>
                    <o:lock v:ext="edit" aspectratio="f"/>
                  </v:shape>
                  <v:shape id="椭圆 45" o:spid="_x0000_s1026" o:spt="3" type="#_x0000_t3" style="position:absolute;left:11975;top:1774;height:4466;width:4840;v-text-anchor:middle;" filled="f" stroked="t" coordsize="21600,21600" o:gfxdata="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3QGW&#10;wAAAANsAAAAPAAAAAAAAAAEAIAAAACIAAABkcnMvZG93bnJldi54bWxQSwECFAAUAAAACACHTuJA&#10;My8FnjsAAAA5AAAAEAAAAAAAAAABACAAAAAPAQAAZHJzL3NoYXBleG1sLnhtbFBLBQYAAAAABgAG&#10;AFsBAAC5AwAAAAA=&#10;">
                    <v:fill on="f" focussize="0,0"/>
                    <v:stroke weight="1pt" color="#000000 [3213]" miterlimit="8" joinstyle="miter" dashstyle="dash"/>
                    <v:imagedata o:title=""/>
                    <o:lock v:ext="edit" aspectratio="f"/>
                  </v:shape>
                </v:group>
                <v:group id="组合 58" o:spid="_x0000_s1026" o:spt="203" style="position:absolute;left:7899;top:326077;height:2122;width:2788;" coordorigin="14262,6368" coordsize="4511,3227" o:gfxdata="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VH7ubroAAADbAAAADwAAAAAAAAABACAAAAAiAAAAZHJzL2Rvd25yZXYueG1sUEsB&#10;AhQAFAAAAAgAh07iQDMvBZ47AAAAOQAAABUAAAAAAAAAAQAgAAAACQEAAGRycy9ncm91cHNoYXBl&#10;eG1sLnhtbFBLBQYAAAAABgAGAGABAADGAwAAAAA=&#10;">
                  <o:lock v:ext="edit" aspectratio="f"/>
                  <v:shape id="图片 47" o:spid="_x0000_s1026" o:spt="75" alt="无人机" type="#_x0000_t75" style="position:absolute;left:14390;top:7772;height:496;width:492;" filled="f" o:preferrelative="t" stroked="f" coordsize="21600,21600" o:gfxdata="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Ah+ugAAANsA&#10;AAAPAAAAAAAAAAEAIAAAACIAAABkcnMvZG93bnJldi54bWxQSwECFAAUAAAACACHTuJAMy8FnjsA&#10;AAA5AAAAEAAAAAAAAAABACAAAAAJAQAAZHJzL3NoYXBleG1sLnhtbFBLBQYAAAAABgAGAFsBAACz&#10;AwAAAAA=&#10;">
                    <v:fill on="f" focussize="0,0"/>
                    <v:stroke on="f"/>
                    <v:imagedata r:id="rId54" o:title=""/>
                    <o:lock v:ext="edit" aspectratio="t"/>
                  </v:shape>
                  <v:shape id="图片 48" o:spid="_x0000_s1026" o:spt="75" alt="飞行器" type="#_x0000_t75" style="position:absolute;left:14498;top:8471;height:336;width:333;" filled="f" o:preferrelative="t" stroked="f" coordsize="21600,21600" o:gfxdata="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fhOJvQAA&#10;ANsAAAAPAAAAAAAAAAEAIAAAACIAAABkcnMvZG93bnJldi54bWxQSwECFAAUAAAACACHTuJAMy8F&#10;njsAAAA5AAAAEAAAAAAAAAABACAAAAAMAQAAZHJzL3NoYXBleG1sLnhtbFBLBQYAAAAABgAGAFsB&#10;AAC2AwAAAAA=&#10;">
                    <v:fill on="f" focussize="0,0"/>
                    <v:stroke on="f"/>
                    <v:imagedata r:id="rId55" o:title=""/>
                    <o:lock v:ext="edit" aspectratio="t"/>
                  </v:shape>
                  <v:shape id="图片 49" o:spid="_x0000_s1026" o:spt="75" alt="无人机" type="#_x0000_t75" style="position:absolute;left:14456;top:9056;height:441;width:435;" filled="f" o:preferrelative="t" stroked="f" coordsize="21600,21600" o:gfxdata="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HDNwi5AAAA2wAA&#10;AA8AAAAAAAAAAQAgAAAAIgAAAGRycy9kb3ducmV2LnhtbFBLAQIUABQAAAAIAIdO4kAzLwWeOwAA&#10;ADkAAAAQAAAAAAAAAAEAIAAAAAgBAABkcnMvc2hhcGV4bWwueG1sUEsFBgAAAAAGAAYAWwEAALID&#10;AAAAAA==&#10;">
                    <v:fill on="f" focussize="0,0"/>
                    <v:stroke on="f"/>
                    <v:imagedata r:id="rId56" o:title=""/>
                    <o:lock v:ext="edit" aspectratio="t"/>
                  </v:shape>
                  <v:shape id="椭圆 51" o:spid="_x0000_s1026" o:spt="3" type="#_x0000_t3" style="position:absolute;left:14498;top:6739;height:289;width:241;v-text-anchor:middle;" fillcolor="#FF0000" filled="t" stroked="t" coordsize="21600,21600" o:gfxdata="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PvOW/&#10;AAAA2wAAAA8AAAAAAAAAAQAgAAAAIgAAAGRycy9kb3ducmV2LnhtbFBLAQIUABQAAAAIAIdO4kAz&#10;LwWeOwAAADkAAAAQAAAAAAAAAAEAIAAAAA4BAABkcnMvc2hhcGV4bWwueG1sUEsFBgAAAAAGAAYA&#10;WwEAALgDAAAAAA==&#10;">
                    <v:fill on="t" focussize="0,0"/>
                    <v:stroke weight="1pt" color="#2F5597 [2404]" miterlimit="8" joinstyle="miter"/>
                    <v:imagedata o:title=""/>
                    <o:lock v:ext="edit" aspectratio="f"/>
                  </v:shape>
                  <v:shape id="椭圆 52" o:spid="_x0000_s1026" o:spt="3" type="#_x0000_t3" style="position:absolute;left:14498;top:7270;height:289;width:241;v-text-anchor:middle;" fillcolor="#FFC000" filled="t" stroked="t" coordsize="21600,21600" o:gfxdata="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L8Xu8AAAA&#10;2wAAAA8AAAAAAAAAAQAgAAAAIgAAAGRycy9kb3ducmV2LnhtbFBLAQIUABQAAAAIAIdO4kAzLwWe&#10;OwAAADkAAAAQAAAAAAAAAAEAIAAAAAsBAABkcnMvc2hhcGV4bWwueG1sUEsFBgAAAAAGAAYAWwEA&#10;ALUDAAAAAA==&#10;">
                    <v:fill on="t" focussize="0,0"/>
                    <v:stroke weight="1pt" color="#2F5597 [2404]" miterlimit="8" joinstyle="miter"/>
                    <v:imagedata o:title=""/>
                    <o:lock v:ext="edit" aspectratio="f"/>
                  </v:shape>
                  <v:shape id="文本框 53" o:spid="_x0000_s1026" o:spt="202" type="#_x0000_t202" style="position:absolute;left:14262;top:6368;height:824;width:3587;" filled="f" stroked="f" coordsize="21600,21600" o:gfxdata="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4jk1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09DEE53">
                          <w:pPr>
                            <w:pStyle w:val="23"/>
                            <w:kinsoku/>
                            <w:ind w:left="0"/>
                            <w:jc w:val="left"/>
                          </w:pPr>
                          <w:r>
                            <w:rPr>
                              <w:rFonts w:ascii="宋体" w:hAnsi="宋体" w:eastAsia="宋体"/>
                              <w:color w:val="000000" w:themeColor="text1"/>
                              <w:kern w:val="24"/>
                              <w:sz w:val="16"/>
                              <w:szCs w:val="16"/>
                              <w14:textFill>
                                <w14:solidFill>
                                  <w14:schemeClr w14:val="tx1"/>
                                </w14:solidFill>
                              </w14:textFill>
                            </w:rPr>
                            <w:t>全局管理中心（GMC）</w:t>
                          </w:r>
                        </w:p>
                      </w:txbxContent>
                    </v:textbox>
                  </v:shape>
                  <v:shape id="文本框 54" o:spid="_x0000_s1026" o:spt="202" type="#_x0000_t202" style="position:absolute;left:14262;top:6899;height:824;width:3587;" filled="f" stroked="f" coordsize="21600,21600" o:gfxdata="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rpyu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5C5961D">
                          <w:pPr>
                            <w:pStyle w:val="23"/>
                            <w:kinsoku/>
                            <w:ind w:left="0"/>
                            <w:jc w:val="left"/>
                          </w:pPr>
                          <w:r>
                            <w:rPr>
                              <w:rFonts w:ascii="宋体" w:hAnsi="宋体" w:eastAsia="宋体"/>
                              <w:color w:val="000000" w:themeColor="text1"/>
                              <w:kern w:val="24"/>
                              <w:sz w:val="16"/>
                              <w:szCs w:val="16"/>
                              <w14:textFill>
                                <w14:solidFill>
                                  <w14:schemeClr w14:val="tx1"/>
                                </w14:solidFill>
                              </w14:textFill>
                            </w:rPr>
                            <w:t>子网代理节点（SPN）</w:t>
                          </w:r>
                        </w:p>
                      </w:txbxContent>
                    </v:textbox>
                  </v:shape>
                  <v:shape id="文本框 55" o:spid="_x0000_s1026" o:spt="202" type="#_x0000_t202" style="position:absolute;left:14262;top:7485;height:824;width:4511;" filled="f" stroked="f" coordsize="21600,21600" o:gfxdata="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fALZ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98B2B9A">
                          <w:pPr>
                            <w:pStyle w:val="23"/>
                            <w:kinsoku/>
                            <w:ind w:left="0"/>
                            <w:jc w:val="left"/>
                          </w:pPr>
                          <w:r>
                            <w:rPr>
                              <w:rFonts w:ascii="宋体" w:hAnsi="宋体" w:eastAsia="宋体"/>
                              <w:color w:val="000000" w:themeColor="text1"/>
                              <w:kern w:val="24"/>
                              <w:sz w:val="16"/>
                              <w:szCs w:val="16"/>
                              <w14:textFill>
                                <w14:solidFill>
                                  <w14:schemeClr w14:val="tx1"/>
                                </w14:solidFill>
                              </w14:textFill>
                            </w:rPr>
                            <w:t>终端子节点（TSN）-蜂窝网</w:t>
                          </w:r>
                        </w:p>
                      </w:txbxContent>
                    </v:textbox>
                  </v:shape>
                  <v:shape id="文本框 56" o:spid="_x0000_s1026" o:spt="202" type="#_x0000_t202" style="position:absolute;left:14262;top:8104;height:824;width:4511;" filled="f" stroked="f" coordsize="21600,21600" o:gfxdata="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MKdC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135B0F9">
                          <w:pPr>
                            <w:pStyle w:val="23"/>
                            <w:kinsoku/>
                            <w:ind w:left="0"/>
                            <w:jc w:val="left"/>
                          </w:pPr>
                          <w:r>
                            <w:rPr>
                              <w:rFonts w:ascii="宋体" w:hAnsi="宋体" w:eastAsia="宋体"/>
                              <w:color w:val="000000" w:themeColor="text1"/>
                              <w:kern w:val="24"/>
                              <w:sz w:val="16"/>
                              <w:szCs w:val="16"/>
                              <w14:textFill>
                                <w14:solidFill>
                                  <w14:schemeClr w14:val="tx1"/>
                                </w14:solidFill>
                              </w14:textFill>
                            </w:rPr>
                            <w:t>终端子节点（TSN）-自组网</w:t>
                          </w:r>
                        </w:p>
                      </w:txbxContent>
                    </v:textbox>
                  </v:shape>
                  <v:shape id="文本框 57" o:spid="_x0000_s1026" o:spt="202" type="#_x0000_t202" style="position:absolute;left:14262;top:8771;height:824;width:4511;" filled="f" stroked="f" coordsize="21600,21600" o:gfxdata="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rrzMwtwAAANsAAAAP&#10;AAAAAAAAAAEAIAAAACIAAABkcnMvZG93bnJldi54bWxQSwECFAAUAAAACACHTuJAMy8FnjsAAAA5&#10;AAAAEAAAAAAAAAABACAAAAAGAQAAZHJzL3NoYXBleG1sLnhtbFBLBQYAAAAABgAGAFsBAACwAwAA&#10;AAA=&#10;">
                    <v:fill on="f" focussize="0,0"/>
                    <v:stroke on="f"/>
                    <v:imagedata o:title=""/>
                    <o:lock v:ext="edit" aspectratio="f"/>
                    <v:textbox>
                      <w:txbxContent>
                        <w:p w14:paraId="6343BE38">
                          <w:pPr>
                            <w:pStyle w:val="23"/>
                            <w:kinsoku/>
                            <w:ind w:left="0"/>
                            <w:jc w:val="left"/>
                          </w:pPr>
                          <w:r>
                            <w:rPr>
                              <w:rFonts w:ascii="宋体" w:hAnsi="宋体" w:eastAsia="宋体"/>
                              <w:color w:val="000000" w:themeColor="text1"/>
                              <w:kern w:val="24"/>
                              <w:sz w:val="16"/>
                              <w:szCs w:val="16"/>
                              <w14:textFill>
                                <w14:solidFill>
                                  <w14:schemeClr w14:val="tx1"/>
                                </w14:solidFill>
                              </w14:textFill>
                            </w:rPr>
                            <w:t>终端子节点（TSN）-数据链</w:t>
                          </w:r>
                        </w:p>
                      </w:txbxContent>
                    </v:textbox>
                  </v:shape>
                </v:group>
                <w10:wrap type="topAndBottom"/>
              </v:group>
            </w:pict>
          </mc:Fallback>
        </mc:AlternateContent>
      </w:r>
      <w:r>
        <w:rPr>
          <w:rFonts w:hint="eastAsia"/>
          <w:sz w:val="24"/>
          <w:lang w:val="en-US" w:eastAsia="zh-CN"/>
        </w:rPr>
        <w:t>图3-1 异构无人机集群网络三级分层管理架构</w:t>
      </w:r>
    </w:p>
    <w:p w14:paraId="73705473">
      <w:pPr>
        <w:numPr>
          <w:ilvl w:val="0"/>
          <w:numId w:val="9"/>
        </w:numPr>
        <w:bidi w:val="0"/>
        <w:ind w:left="420" w:leftChars="0" w:hanging="420" w:firstLineChars="0"/>
      </w:pPr>
      <w:r>
        <w:t>逻辑管控层：引入统一虚拟管理信息库（UV-MIB），构建“宏观调控-微观协同”的闭环控制机制，解决“逻辑割裂”问题。</w:t>
      </w:r>
    </w:p>
    <w:p w14:paraId="70CAFC62">
      <w:r>
        <w:br w:type="page"/>
      </w:r>
    </w:p>
    <w:p w14:paraId="3DC0B610">
      <w:pPr>
        <w:numPr>
          <w:ilvl w:val="0"/>
          <w:numId w:val="0"/>
        </w:numPr>
        <w:bidi w:val="0"/>
        <w:ind w:leftChars="0"/>
      </w:pPr>
    </w:p>
    <w:p w14:paraId="6561B028">
      <w:pPr>
        <w:pStyle w:val="52"/>
        <w:bidi w:val="0"/>
      </w:pPr>
      <w:r>
        <w:drawing>
          <wp:anchor distT="0" distB="0" distL="114300" distR="114300" simplePos="0" relativeHeight="251664384" behindDoc="0" locked="0" layoutInCell="1" allowOverlap="1">
            <wp:simplePos x="0" y="0"/>
            <wp:positionH relativeFrom="column">
              <wp:posOffset>262255</wp:posOffset>
            </wp:positionH>
            <wp:positionV relativeFrom="paragraph">
              <wp:posOffset>150495</wp:posOffset>
            </wp:positionV>
            <wp:extent cx="4734560" cy="4222115"/>
            <wp:effectExtent l="0" t="0" r="8890" b="6985"/>
            <wp:wrapTopAndBottom/>
            <wp:docPr id="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
                    <pic:cNvPicPr>
                      <a:picLocks noChangeAspect="1"/>
                    </pic:cNvPicPr>
                  </pic:nvPicPr>
                  <pic:blipFill>
                    <a:blip r:embed="rId57"/>
                    <a:stretch>
                      <a:fillRect/>
                    </a:stretch>
                  </pic:blipFill>
                  <pic:spPr>
                    <a:xfrm>
                      <a:off x="0" y="0"/>
                      <a:ext cx="4734560" cy="4222115"/>
                    </a:xfrm>
                    <a:prstGeom prst="rect">
                      <a:avLst/>
                    </a:prstGeom>
                    <a:noFill/>
                    <a:ln>
                      <a:noFill/>
                    </a:ln>
                  </pic:spPr>
                </pic:pic>
              </a:graphicData>
            </a:graphic>
          </wp:anchor>
        </w:drawing>
      </w:r>
      <w:r>
        <w:rPr>
          <w:rFonts w:hint="eastAsia"/>
          <w:sz w:val="24"/>
          <w:lang w:val="en-US" w:eastAsia="zh-CN"/>
        </w:rPr>
        <w:t>图3-2 异构无人机集群网逻辑组件图</w:t>
      </w:r>
    </w:p>
    <w:p w14:paraId="1284FD11">
      <w:pPr>
        <w:pStyle w:val="3"/>
        <w:keepNext w:val="0"/>
        <w:keepLines w:val="0"/>
        <w:widowControl/>
        <w:suppressLineNumbers w:val="0"/>
        <w:ind w:left="0" w:firstLine="0"/>
        <w:rPr>
          <w:i w:val="0"/>
          <w:iCs w:val="0"/>
          <w:caps w:val="0"/>
          <w:color w:val="000000"/>
          <w:spacing w:val="0"/>
          <w:u w:val="none"/>
        </w:rPr>
      </w:pPr>
      <w:bookmarkStart w:id="39" w:name="_Toc7732"/>
      <w:r>
        <w:rPr>
          <w:i w:val="0"/>
          <w:iCs w:val="0"/>
          <w:caps w:val="0"/>
          <w:color w:val="000000"/>
          <w:spacing w:val="0"/>
          <w:u w:val="none"/>
        </w:rPr>
        <w:t>物理拓扑重构：基于通信类型的分层与选举</w:t>
      </w:r>
      <w:bookmarkEnd w:id="39"/>
    </w:p>
    <w:p w14:paraId="45C5C953">
      <w:pPr>
        <w:pStyle w:val="2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为了适应异构子网的物理特性，本架构摒弃了传统的地理分簇，转而采用基于通信类型的分层设计。</w:t>
      </w:r>
    </w:p>
    <w:p w14:paraId="513B7495">
      <w:pPr>
        <w:pStyle w:val="4"/>
        <w:bidi w:val="0"/>
      </w:pPr>
      <w:bookmarkStart w:id="40" w:name="_Toc18560"/>
      <w:r>
        <w:t>基于分簇架构的异构网络统一管理机制</w:t>
      </w:r>
      <w:bookmarkEnd w:id="40"/>
    </w:p>
    <w:p w14:paraId="5B6C795A">
      <w:pPr>
        <w:bidi w:val="0"/>
      </w:pPr>
      <w:r>
        <w:t>针对自组网、蜂窝网及专用数据链三种物理特性迥异且相互隔离的子网环境，本节提出一种“中心-代理-终端”三层分簇管理架构。该架构通过在各异构子网内选举代理节点，利用统一的 TLV 管理语义，实现了簇内独立通信、簇间逻辑隔离、中心统一管控的全局管理目标。</w:t>
      </w:r>
    </w:p>
    <w:p w14:paraId="1C03AA03">
      <w:pPr>
        <w:numPr>
          <w:ilvl w:val="0"/>
          <w:numId w:val="10"/>
        </w:numPr>
        <w:bidi w:val="0"/>
      </w:pPr>
      <w:r>
        <w:t>三层分簇拓扑模型 (Three-Tier Clustered Topology)</w:t>
      </w:r>
    </w:p>
    <w:p w14:paraId="752B68CC">
      <w:pPr>
        <w:bidi w:val="0"/>
      </w:pPr>
      <w:r>
        <w:t>为了适应异构子网“簇内互通、簇间隔离”的通信特征，系统构建了如下分层拓扑：</w:t>
      </w:r>
    </w:p>
    <w:p w14:paraId="7C5B5188">
      <w:pPr>
        <w:bidi w:val="0"/>
        <w:rPr>
          <w:b/>
          <w:bCs/>
        </w:rPr>
      </w:pPr>
      <w:r>
        <w:rPr>
          <w:b/>
          <w:bCs/>
        </w:rPr>
        <w:t>顶层：全局管理中心 (Global Management Center, GMC)</w:t>
      </w:r>
    </w:p>
    <w:p w14:paraId="48D6CF25">
      <w:pPr>
        <w:numPr>
          <w:ilvl w:val="0"/>
          <w:numId w:val="11"/>
        </w:numPr>
        <w:bidi w:val="0"/>
        <w:ind w:left="420" w:leftChars="0" w:hanging="420" w:firstLineChars="0"/>
      </w:pPr>
      <w:r>
        <w:t>定位：全网管理的决策中枢与数据汇聚点。</w:t>
      </w:r>
    </w:p>
    <w:p w14:paraId="1E22833A">
      <w:pPr>
        <w:numPr>
          <w:ilvl w:val="0"/>
          <w:numId w:val="11"/>
        </w:numPr>
        <w:bidi w:val="0"/>
        <w:ind w:left="420" w:leftChars="0" w:hanging="420" w:firstLineChars="0"/>
      </w:pPr>
      <w:r>
        <w:t>功能：</w:t>
      </w:r>
      <w:r>
        <w:rPr>
          <w:rFonts w:hint="eastAsia"/>
        </w:rPr>
        <w:t>维护全网拓扑视图与状态数据库。GMC 不直接与底层终端交互，而是通过标准接口向各子网代理节点下发配置策略，并接收汇聚后的态势数据。特别地，GMC 在服务端构建了全局状态机（UV-MIB），负责对底层传来的高压缩比数据（如差值坐标）进行逆向还原，从而实现底层极简通信与前端可视化界面的安全解耦，保障监控大屏在高实时性下的平滑显示。</w:t>
      </w:r>
    </w:p>
    <w:p w14:paraId="75EBCC63">
      <w:pPr>
        <w:bidi w:val="0"/>
        <w:rPr>
          <w:b/>
          <w:bCs/>
        </w:rPr>
      </w:pPr>
      <w:r>
        <w:rPr>
          <w:b/>
          <w:bCs/>
        </w:rPr>
        <w:t>中间层：子网代理节点 (Subnet Proxy Node, SPN)</w:t>
      </w:r>
    </w:p>
    <w:p w14:paraId="66012182">
      <w:pPr>
        <w:numPr>
          <w:ilvl w:val="0"/>
          <w:numId w:val="12"/>
        </w:numPr>
        <w:bidi w:val="0"/>
        <w:ind w:left="420" w:leftChars="0" w:hanging="420" w:firstLineChars="0"/>
        <w:rPr>
          <w:rFonts w:hint="eastAsia"/>
        </w:rPr>
      </w:pPr>
      <w:r>
        <w:rPr>
          <w:rFonts w:hint="eastAsia"/>
        </w:rPr>
        <w:t>定位：各异构子网（簇）的网关、局部管理者与边缘计算枢纽。</w:t>
      </w:r>
    </w:p>
    <w:p w14:paraId="41A42DB8">
      <w:pPr>
        <w:numPr>
          <w:ilvl w:val="0"/>
          <w:numId w:val="12"/>
        </w:numPr>
        <w:bidi w:val="0"/>
        <w:ind w:left="420" w:leftChars="0" w:hanging="420" w:firstLineChars="0"/>
        <w:rPr>
          <w:rFonts w:hint="eastAsia"/>
        </w:rPr>
      </w:pPr>
      <w:r>
        <w:rPr>
          <w:rFonts w:hint="eastAsia"/>
        </w:rPr>
        <w:t>选举机制：在每个子网内部，根据节点剩余能量、链路质量及计算能力，通过加权算法动态选举出一个最优节点作为 SPN。</w:t>
      </w:r>
    </w:p>
    <w:p w14:paraId="05580764">
      <w:pPr>
        <w:numPr>
          <w:ilvl w:val="0"/>
          <w:numId w:val="12"/>
        </w:numPr>
        <w:bidi w:val="0"/>
        <w:ind w:left="420" w:leftChars="0" w:hanging="420" w:firstLineChars="0"/>
        <w:rPr>
          <w:rFonts w:hint="eastAsia"/>
        </w:rPr>
      </w:pPr>
      <w:r>
        <w:rPr>
          <w:rFonts w:hint="eastAsia"/>
        </w:rPr>
        <w:t>功能：</w:t>
      </w:r>
    </w:p>
    <w:p w14:paraId="36BFE96E">
      <w:pPr>
        <w:numPr>
          <w:ilvl w:val="0"/>
          <w:numId w:val="13"/>
        </w:numPr>
        <w:bidi w:val="0"/>
        <w:ind w:left="840" w:leftChars="0" w:hanging="420" w:firstLineChars="0"/>
        <w:rPr>
          <w:rFonts w:hint="eastAsia"/>
        </w:rPr>
      </w:pPr>
      <w:r>
        <w:rPr>
          <w:rFonts w:hint="eastAsia"/>
        </w:rPr>
        <w:t>簇内汇聚与状态过滤：收集本簇内所有终端节点的状态信息。为避免冗余数据拥塞上行链路，SPN 实施“正常状态过滤”机制。平稳飞行时，终端仅发送极小字节的心跳包保活，SPN 在本地更新活跃时间戳；仅当发生突发事件时，才触发完整状态帧的上报。</w:t>
      </w:r>
    </w:p>
    <w:p w14:paraId="48EBA295">
      <w:pPr>
        <w:numPr>
          <w:ilvl w:val="0"/>
          <w:numId w:val="13"/>
        </w:numPr>
        <w:bidi w:val="0"/>
        <w:ind w:left="840" w:leftChars="0" w:hanging="420" w:firstLineChars="0"/>
        <w:rPr>
          <w:rFonts w:hint="eastAsia"/>
        </w:rPr>
      </w:pPr>
      <w:r>
        <w:rPr>
          <w:rFonts w:hint="eastAsia"/>
        </w:rPr>
        <w:t>空间坐标差值压缩：在处理节点位置遥测数据时，SPN 摒弃绝对坐标全量上传模式，转而采用差值压缩算法。仅计算并上传当前周期与上一周期位置的偏移量 ΔX,ΔY,ΔZ，大幅降低定位数据的编码比特数。</w:t>
      </w:r>
    </w:p>
    <w:p w14:paraId="48A5ECAF">
      <w:pPr>
        <w:numPr>
          <w:ilvl w:val="0"/>
          <w:numId w:val="13"/>
        </w:numPr>
        <w:bidi w:val="0"/>
        <w:ind w:left="840" w:leftChars="0" w:hanging="420" w:firstLineChars="0"/>
        <w:rPr>
          <w:rFonts w:hint="eastAsia"/>
        </w:rPr>
      </w:pPr>
      <w:r>
        <w:rPr>
          <w:rFonts w:hint="eastAsia"/>
        </w:rPr>
        <w:t>关键指标边缘预处理：SPN 充当边缘计算节点，对簇内关键业务数据进行深度融合。以能量管理为例，SPN 不再打包透传所有节点的独立电量，而是在本地计算出“全簇平均电量”（反映集群整体续航趋势），并筛选出“最低电量节点 ID 及其数值”（反映集群生存短板）。最终仅向 GMC 发送高度浓缩的统计型宏观指标。</w:t>
      </w:r>
    </w:p>
    <w:p w14:paraId="5CAC0FE6">
      <w:pPr>
        <w:numPr>
          <w:ilvl w:val="0"/>
          <w:numId w:val="13"/>
        </w:numPr>
        <w:bidi w:val="0"/>
        <w:ind w:left="840" w:leftChars="0" w:hanging="420" w:firstLineChars="0"/>
      </w:pPr>
      <w:r>
        <w:rPr>
          <w:rFonts w:hint="eastAsia"/>
        </w:rPr>
        <w:t>指令分发：接收 GMC 的全局指令，转换为簇内协议格式广播给子节点。</w:t>
      </w:r>
    </w:p>
    <w:p w14:paraId="55690745">
      <w:pPr>
        <w:bidi w:val="0"/>
        <w:rPr>
          <w:b/>
          <w:bCs/>
        </w:rPr>
      </w:pPr>
      <w:r>
        <w:rPr>
          <w:b/>
          <w:bCs/>
        </w:rPr>
        <w:t>底层：终端子节点 (Terminal Sub-node, TSN)</w:t>
      </w:r>
    </w:p>
    <w:p w14:paraId="42BA4597">
      <w:pPr>
        <w:numPr>
          <w:ilvl w:val="0"/>
          <w:numId w:val="14"/>
        </w:numPr>
        <w:bidi w:val="0"/>
        <w:ind w:left="420" w:leftChars="0" w:hanging="420" w:firstLineChars="0"/>
      </w:pPr>
      <w:r>
        <w:t>定位：数据的感知与执行单元。</w:t>
      </w:r>
    </w:p>
    <w:p w14:paraId="00C33B4B">
      <w:pPr>
        <w:numPr>
          <w:ilvl w:val="0"/>
          <w:numId w:val="14"/>
        </w:numPr>
        <w:bidi w:val="0"/>
        <w:ind w:left="420" w:leftChars="0" w:hanging="420" w:firstLineChars="0"/>
      </w:pPr>
      <w:r>
        <w:t>功能：仅与本簇内的 SPN 通信。无论身处何种网络，TSN 均负责将自身状态封装为统一格式，通过本子网的特定物理链路发送给 SPN。</w:t>
      </w:r>
    </w:p>
    <w:p w14:paraId="5AE106E4">
      <w:pPr>
        <w:numPr>
          <w:ilvl w:val="0"/>
          <w:numId w:val="0"/>
        </w:numPr>
        <w:bidi w:val="0"/>
        <w:ind w:leftChars="0"/>
      </w:pPr>
    </w:p>
    <w:p w14:paraId="628C324D">
      <w:pPr>
        <w:bidi w:val="0"/>
      </w:pPr>
      <w:r>
        <w:t>2. 统一管理语义与异构搭载策略</w:t>
      </w:r>
    </w:p>
    <w:p w14:paraId="5283CE1E">
      <w:pPr>
        <w:bidi w:val="0"/>
      </w:pPr>
      <w:r>
        <w:t>为了屏蔽底层物理网络的异构性，实现对</w:t>
      </w:r>
      <w:r>
        <w:rPr>
          <w:rFonts w:hint="eastAsia"/>
          <w:lang w:val="en-US" w:eastAsia="zh-CN"/>
        </w:rPr>
        <w:t>各个子网</w:t>
      </w:r>
      <w:r>
        <w:t>资源的统一调度，本文设计了统一虚拟管理信息库（UV-MIB）。UV-MIB 位于控制平面，充当“逻辑中间件”，它通过南向接口收集异构底层数据，经过清洗、映射与融合后，向北向接口提供标准化的网络视图。</w:t>
      </w:r>
    </w:p>
    <w:p w14:paraId="0C91BC9A">
      <w:pPr>
        <w:bidi w:val="0"/>
      </w:pPr>
      <w:r>
        <w:t xml:space="preserve">为了实现数据的采集，UV-MIB 在南向接口层部署了多协议适配器（Multi-Protocol Adapter, MPA）。该模块的核心功能是“解封装与重组”，即剥离管理帧 </w:t>
      </w:r>
      <m:oMath>
        <m:sSub>
          <m:sSubPr>
            <m:ctrlPr>
              <w:rPr>
                <w:rFonts w:hint="default" w:ascii="DejaVu Math TeX Gyre" w:hAnsi="DejaVu Math TeX Gyre"/>
                <w:sz w:val="24"/>
              </w:rPr>
            </m:ctrlPr>
          </m:sSubPr>
          <m:e>
            <m:r>
              <m:rPr/>
              <w:rPr>
                <w:rFonts w:hint="default" w:ascii="DejaVu Math TeX Gyre" w:hAnsi="DejaVu Math TeX Gyre"/>
                <w:sz w:val="24"/>
              </w:rPr>
              <m:t>F</m:t>
            </m:r>
            <m:ctrlPr>
              <w:rPr>
                <w:rFonts w:ascii="DejaVu Math TeX Gyre" w:hAnsi="DejaVu Math TeX Gyre"/>
                <w:sz w:val="24"/>
              </w:rPr>
            </m:ctrlPr>
          </m:e>
          <m:sub>
            <m:r>
              <m:rPr/>
              <w:rPr>
                <w:rFonts w:hint="default" w:ascii="DejaVu Math TeX Gyre" w:hAnsi="DejaVu Math TeX Gyre"/>
                <w:sz w:val="24"/>
              </w:rPr>
              <m:t>mgmt</m:t>
            </m:r>
            <m:ctrlPr>
              <w:rPr>
                <w:rFonts w:ascii="DejaVu Math TeX Gyre" w:hAnsi="DejaVu Math TeX Gyre"/>
                <w:sz w:val="24"/>
              </w:rPr>
            </m:ctrlPr>
          </m:sub>
        </m:sSub>
      </m:oMath>
      <w:r>
        <w:t>不同通信协议的特定帧头，提取有效载荷，并转换为系统内部统一的TLV (Type-Length-Value)格式。</w:t>
      </w:r>
    </w:p>
    <w:p w14:paraId="40729851">
      <w:pPr>
        <w:bidi w:val="0"/>
        <w:rPr>
          <w:b/>
          <w:bCs/>
        </w:rPr>
      </w:pPr>
      <w:r>
        <w:rPr>
          <w:b/>
          <w:bCs/>
        </w:rPr>
        <w:t>子网 A：自组网簇</w:t>
      </w:r>
    </w:p>
    <w:p w14:paraId="3D251C8F">
      <w:pPr>
        <w:numPr>
          <w:ilvl w:val="0"/>
          <w:numId w:val="15"/>
        </w:numPr>
        <w:bidi w:val="0"/>
        <w:ind w:left="420" w:leftChars="0" w:hanging="420" w:firstLineChars="0"/>
      </w:pPr>
      <w:r>
        <w:t>通信特征：基于 IEEE 802.11s 或专用 SDR（软件无线电）构建，支持多跳 Mesh 路由（如 OLSR/AODV），拓扑高频震荡，具备中高带宽（10~50Mbps），原生支持标准 IP 协议栈。</w:t>
      </w:r>
    </w:p>
    <w:p w14:paraId="2554F3BF">
      <w:pPr>
        <w:numPr>
          <w:ilvl w:val="0"/>
          <w:numId w:val="15"/>
        </w:numPr>
        <w:bidi w:val="0"/>
        <w:ind w:left="420" w:leftChars="0" w:hanging="420" w:firstLineChars="0"/>
      </w:pPr>
      <w:r>
        <w:t>搭载策略（UDP/IP 隧道封装）：由于 FANET 支持 IP 路由，终端节点（TSN）直接将Fmgmt封装在标准 UDP 数据报中。利用 UDP 无连接、开销小的特性，配合底层的多跳动态路由协议，将管理报文透明传输至代理节点。</w:t>
      </w:r>
    </w:p>
    <w:p w14:paraId="43982100">
      <w:pPr>
        <w:numPr>
          <w:ilvl w:val="0"/>
          <w:numId w:val="15"/>
        </w:numPr>
        <w:bidi w:val="0"/>
        <w:ind w:left="420" w:leftChars="0" w:hanging="420" w:firstLineChars="0"/>
      </w:pPr>
      <w:r>
        <w:t>代理动作：自组网代理节点（SPN-A）监听指定的 UDP 端口，接收多跳汇聚而来的簇内状态。针对 FANET 拓扑多变的特点，SPN-A 重点执行“差值过滤”与“路由去重”，剔除因多路径泛洪产生的冗余报文，随后打包上传。</w:t>
      </w:r>
    </w:p>
    <w:p w14:paraId="27482E4B">
      <w:pPr>
        <w:bidi w:val="0"/>
        <w:rPr>
          <w:b/>
          <w:bCs/>
        </w:rPr>
      </w:pPr>
      <w:r>
        <w:rPr>
          <w:b/>
          <w:bCs/>
        </w:rPr>
        <w:t>子网 B：蜂窝网簇</w:t>
      </w:r>
    </w:p>
    <w:p w14:paraId="688333CB">
      <w:pPr>
        <w:numPr>
          <w:ilvl w:val="0"/>
          <w:numId w:val="16"/>
        </w:numPr>
        <w:bidi w:val="0"/>
        <w:ind w:left="420" w:leftChars="0" w:hanging="420" w:firstLineChars="0"/>
      </w:pPr>
      <w:r>
        <w:t>通信特征：基于 3GPP 标准的星型拓扑（UAV-基站-核心网），上下行带宽非对称（上行受限），低空口时延，原生支持标准 IP 协议栈。</w:t>
      </w:r>
    </w:p>
    <w:p w14:paraId="283F284E">
      <w:pPr>
        <w:numPr>
          <w:ilvl w:val="0"/>
          <w:numId w:val="16"/>
        </w:numPr>
        <w:bidi w:val="0"/>
        <w:ind w:left="420" w:leftChars="0" w:hanging="420" w:firstLineChars="0"/>
      </w:pPr>
      <w:r>
        <w:t>搭载策略（基于 QoS 标记的 IP 直传）：无人机作为 5G 终端（UE）接入网络。为防止高带宽业务（如 4K 侦察视频流）挤占管理信令，终端节点在将Fmgmt封装为 UDP/IP 报文时，在 IP 头部的 DSCP（区分服务代码点）字段或 5G 协议栈的 5QI（5G QoS 标识符）中打上最高优先级标记。</w:t>
      </w:r>
    </w:p>
    <w:p w14:paraId="2A239C69">
      <w:pPr>
        <w:numPr>
          <w:ilvl w:val="0"/>
          <w:numId w:val="16"/>
        </w:numPr>
        <w:bidi w:val="0"/>
        <w:ind w:left="420" w:leftChars="0" w:hanging="420" w:firstLineChars="0"/>
      </w:pPr>
      <w:r>
        <w:t>代理动作：蜂窝网代理节点（SPN-B）利用 5G 的高可靠性，充当高速边缘网关。它不仅汇聚常规态势，还能利用宽带优势，支持向 GMC 传输包含富媒体（如频谱扫描图、局部高清快照）的复杂 TLV 管理数据。</w:t>
      </w:r>
    </w:p>
    <w:p w14:paraId="4E0359E1">
      <w:pPr>
        <w:bidi w:val="0"/>
        <w:rPr>
          <w:b/>
          <w:bCs/>
        </w:rPr>
      </w:pPr>
      <w:r>
        <w:rPr>
          <w:b/>
          <w:bCs/>
          <w:lang w:val="en-US" w:eastAsia="zh-CN"/>
        </w:rPr>
        <w:t xml:space="preserve">子网 C：数据链簇 </w:t>
      </w:r>
    </w:p>
    <w:p w14:paraId="56C23B45">
      <w:pPr>
        <w:numPr>
          <w:ilvl w:val="0"/>
          <w:numId w:val="17"/>
        </w:numPr>
        <w:bidi w:val="0"/>
        <w:ind w:left="420" w:leftChars="0" w:hanging="420" w:firstLineChars="0"/>
      </w:pPr>
      <w:r>
        <w:t>通信特征：基于 900MHz/2.4GHz ISM 频段的数传电台或图数传一体化链路，通常采用星型或点对点拓扑。其核心特征为非对称带宽与非 IP 架构（下行图传带宽高，但双向遥测控制带宽极窄，通常仅为 57.6kbps~115.2kbps），且底层多依赖串口透传或轻量级飞控协议（如 MAVLink）。</w:t>
      </w:r>
    </w:p>
    <w:p w14:paraId="6D65AEDD">
      <w:pPr>
        <w:numPr>
          <w:ilvl w:val="0"/>
          <w:numId w:val="17"/>
        </w:numPr>
        <w:bidi w:val="0"/>
        <w:ind w:left="420" w:leftChars="0" w:hanging="420" w:firstLineChars="0"/>
      </w:pPr>
      <w:r>
        <w:t>搭载策略（非 IP 裸载荷嵌入与 MAVLink 隧道化）：在窄带民用数传链路中附加标准的 IP/UDP 头部（28字节）会造成极大的带宽浪费。因此，系统在进入数据链发送队列前强制剥离所有 IP 头部，仅保留纯粹的Fmgmt​核心 TLV 载荷。在具体搭载上，采用“协议隧道化”技术：例如在 MAVLink 协议栈中，将管理载荷封装为自定义的扩展消息（如MAVLINK_MSG_ID_HNMP_PAYLOAD），使其伪装成常规飞控遥测数据，混入现有的串行数据流中进行透明传输。</w:t>
      </w:r>
    </w:p>
    <w:p w14:paraId="7BB467B3">
      <w:pPr>
        <w:numPr>
          <w:ilvl w:val="0"/>
          <w:numId w:val="17"/>
        </w:numPr>
        <w:bidi w:val="0"/>
        <w:ind w:left="420" w:leftChars="0" w:hanging="420" w:firstLineChars="0"/>
      </w:pPr>
      <w:r>
        <w:t>代理动作：数据链代理节点（SPN-C）承担“异构协议网关”的核心角色。它通过串口监听并解析底层 MAVLink 数据流，拦截并提取出自定义消息中的非 IP 裸 TLV 数据。随后，SPN-C 在本地内存中为其重新补齐标准的 IP/UDP 头部（即完成数据的“IP 化重构”），最后再通过宽带骨干网络（如 5G 或高带宽自组网）统一上报给 GMC。</w:t>
      </w:r>
    </w:p>
    <w:p w14:paraId="61C20761">
      <w:pPr>
        <w:bidi w:val="0"/>
      </w:pPr>
      <w:r>
        <w:t>3. 机制优势</w:t>
      </w:r>
    </w:p>
    <w:p w14:paraId="49C9B89C">
      <w:pPr>
        <w:bidi w:val="0"/>
      </w:pPr>
      <w:r>
        <w:t>该架构体现了“分而治之，统一管理”的设计理念：</w:t>
      </w:r>
    </w:p>
    <w:p w14:paraId="288A5DB8">
      <w:pPr>
        <w:numPr>
          <w:ilvl w:val="0"/>
          <w:numId w:val="18"/>
        </w:numPr>
        <w:bidi w:val="0"/>
        <w:ind w:left="420" w:leftChars="0" w:hanging="420" w:firstLineChars="0"/>
      </w:pPr>
      <w:r>
        <w:t>隔离性与安全性：三个子网在物理上互不干扰，即便某一子网（如蜂窝网）遭受攻击或拥塞，不影响高优先级子网（如数据链）的正常运作。</w:t>
      </w:r>
    </w:p>
    <w:p w14:paraId="6E2C4C41">
      <w:pPr>
        <w:numPr>
          <w:ilvl w:val="0"/>
          <w:numId w:val="18"/>
        </w:numPr>
        <w:bidi w:val="0"/>
        <w:ind w:left="420" w:leftChars="0" w:hanging="420" w:firstLineChars="0"/>
      </w:pPr>
      <w:r>
        <w:t>管理归一化：尽管底层传输管道截然不同（多跳 vs 星型 vs 时隙），但汇聚到 GMC 的数据均为标准的 TLV 格式，极大地降低了中心管理系统的开发复杂度。</w:t>
      </w:r>
    </w:p>
    <w:p w14:paraId="623A22DF">
      <w:pPr>
        <w:numPr>
          <w:ilvl w:val="0"/>
          <w:numId w:val="18"/>
        </w:numPr>
        <w:bidi w:val="0"/>
        <w:ind w:left="420" w:leftChars="0" w:hanging="420" w:firstLineChars="0"/>
      </w:pPr>
      <w:r>
        <w:t>资源适应性：特别针对数据链子网设计的“最小集机会传输”机制，解决了在强约束信道下进行网络管理的工程难题，兼顾了战术通信的实时性与网络管理的必要性。</w:t>
      </w:r>
    </w:p>
    <w:p w14:paraId="79E1C9F6">
      <w:pPr>
        <w:pStyle w:val="4"/>
        <w:keepNext w:val="0"/>
        <w:keepLines w:val="0"/>
        <w:widowControl/>
        <w:suppressLineNumbers w:val="0"/>
        <w:ind w:left="0" w:firstLine="0"/>
        <w:rPr>
          <w:i w:val="0"/>
          <w:iCs w:val="0"/>
          <w:caps w:val="0"/>
          <w:color w:val="000000"/>
          <w:spacing w:val="0"/>
          <w:u w:val="none"/>
        </w:rPr>
      </w:pPr>
      <w:bookmarkStart w:id="41" w:name="_Toc10708"/>
      <w:r>
        <w:rPr>
          <w:i w:val="0"/>
          <w:iCs w:val="0"/>
          <w:caps w:val="0"/>
          <w:color w:val="000000"/>
          <w:spacing w:val="0"/>
          <w:u w:val="none"/>
        </w:rPr>
        <w:t>基于异构通信特征与管理痛点的自适应代理选举机制</w:t>
      </w:r>
      <w:bookmarkEnd w:id="41"/>
    </w:p>
    <w:p w14:paraId="48220630">
      <w:pPr>
        <w:bidi w:val="0"/>
      </w:pPr>
      <w:r>
        <w:rPr>
          <w:rFonts w:hint="eastAsia"/>
        </w:rPr>
        <w:t>在分层自治架构中，子网代理节点（SPN）的选举本质上是在寻找当前特定通信环境下最合适的“局部管理者与边缘网关”。由于无人机集群在自组网、蜂窝网、数据链三类制式间动态切换，每种制式的物理特征与协议栈结构决定了其独特的管理痛点。因此，代理节点的选举必须具备“环境感知”能力，针对不同制式的瓶颈，动态调整选举的核心指标，以实现管理效能的最大化。</w:t>
      </w:r>
    </w:p>
    <w:p w14:paraId="05F7551E">
      <w:pPr>
        <w:pStyle w:val="5"/>
        <w:bidi w:val="0"/>
      </w:pPr>
      <w:r>
        <w:rPr>
          <w:rFonts w:hint="eastAsia"/>
          <w:lang w:val="en-US" w:eastAsia="zh-CN"/>
        </w:rPr>
        <w:t>三</w:t>
      </w:r>
      <w:r>
        <w:t>类通信制式下的管理痛点与选举策略分析</w:t>
      </w:r>
    </w:p>
    <w:p w14:paraId="5A14F32D">
      <w:pPr>
        <w:bidi w:val="0"/>
      </w:pPr>
      <w:r>
        <w:t>我们将通信制式作为“管理场景”，分析各场景下的核心矛盾，并据此制定差异化的选举约束：</w:t>
      </w:r>
    </w:p>
    <w:p w14:paraId="19ABE368">
      <w:pPr>
        <w:bidi w:val="0"/>
      </w:pPr>
      <w:r>
        <w:t>(1) I 类场景：自组网</w:t>
      </w:r>
    </w:p>
    <w:p w14:paraId="1C0E46DE">
      <w:pPr>
        <w:bidi w:val="0"/>
      </w:pPr>
      <w:r>
        <w:t>通信特征：无中心、多跳互联、原生支持 IP 协议栈，拓扑随节点运动高度动态变化。</w:t>
      </w:r>
    </w:p>
    <w:p w14:paraId="256320BF">
      <w:pPr>
        <w:bidi w:val="0"/>
      </w:pPr>
      <w:r>
        <w:t>管理痛点：在自组网中，SPN 既是管理者也是核心路由汇聚点。如果 SPN 自身处于剧烈运动中（如频繁机动或处于编队边缘），会导致全网路由表频繁更新。大量的带宽将被路由控制包消耗，导致管理报文与业务数据无法传输，甚至引发簇的分裂。</w:t>
      </w:r>
    </w:p>
    <w:p w14:paraId="6EB27B05">
      <w:pPr>
        <w:bidi w:val="0"/>
      </w:pPr>
      <w:r>
        <w:t>选举策略：选“稳”不选“快”。代理节点必须是局部拓扑的物理与逻辑“锚点”，以最小化全网的跳数和路由变更率。</w:t>
      </w:r>
    </w:p>
    <w:p w14:paraId="13838471">
      <w:pPr>
        <w:bidi w:val="0"/>
      </w:pPr>
      <w:r>
        <w:t>关键指标：</w:t>
      </w:r>
    </w:p>
    <w:p w14:paraId="0CBB3600">
      <w:pPr>
        <w:numPr>
          <w:ilvl w:val="0"/>
          <w:numId w:val="19"/>
        </w:numPr>
        <w:bidi w:val="0"/>
        <w:ind w:left="420" w:leftChars="0" w:hanging="420" w:firstLineChars="0"/>
      </w:pPr>
      <w:r>
        <w:t>相对移动性：节点相对于邻居平均速度的偏差。偏差越小，拓扑越稳。</w:t>
      </w:r>
    </w:p>
    <w:p w14:paraId="607AC6EC">
      <w:pPr>
        <w:numPr>
          <w:ilvl w:val="0"/>
          <w:numId w:val="19"/>
        </w:numPr>
        <w:bidi w:val="0"/>
        <w:ind w:left="420" w:leftChars="0" w:hanging="420" w:firstLineChars="0"/>
      </w:pPr>
      <w:r>
        <w:t>网络连通度：一跳邻居的数量。数量越多，作为多跳网关的汇聚效率越高。</w:t>
      </w:r>
    </w:p>
    <w:p w14:paraId="7FB954B1">
      <w:pPr>
        <w:numPr>
          <w:ilvl w:val="0"/>
          <w:numId w:val="19"/>
        </w:numPr>
        <w:bidi w:val="0"/>
        <w:ind w:left="420" w:leftChars="0" w:hanging="420" w:firstLineChars="0"/>
      </w:pPr>
      <w:r>
        <w:t>剩余能量：自组网路由转发与“差值过滤”计算能耗较高，必须防止管理者因电量耗尽而“猝死”。</w:t>
      </w:r>
    </w:p>
    <w:p w14:paraId="250A67D4">
      <w:pPr>
        <w:bidi w:val="0"/>
      </w:pPr>
      <w:r>
        <w:t>(2) II 类场景：蜂窝移动网</w:t>
      </w:r>
    </w:p>
    <w:p w14:paraId="7C533368">
      <w:pPr>
        <w:bidi w:val="0"/>
      </w:pPr>
      <w:r>
        <w:t>通信特征：依赖地面基站，星型拓扑，原生支持 IP 协议栈，上下行链路带宽非对称（上行受限）。</w:t>
      </w:r>
    </w:p>
    <w:p w14:paraId="62428593">
      <w:pPr>
        <w:bidi w:val="0"/>
      </w:pPr>
      <w:r>
        <w:t>管理痛点：蜂窝模式下，SPN 的主要职责是汇聚全簇数据（如包含富媒体的复杂 TLV 态势）并回传至指挥中心。由于 5G 上行带宽相对下行更为稀缺，如果 SPN 的上行链路质量不佳，或者其内部缓存队列已满，它将成为流量的“漏斗颈部”，导致全群态势数据积压、丢包。</w:t>
      </w:r>
    </w:p>
    <w:p w14:paraId="3E6D63D8">
      <w:pPr>
        <w:bidi w:val="0"/>
      </w:pPr>
      <w:r>
        <w:t>选举策略：选“通”不选“近”。不应只看节点在编队中的物理位置，而要看谁能最快、最稳定地把数据“吐”给基站。</w:t>
      </w:r>
    </w:p>
    <w:p w14:paraId="0F72A29C">
      <w:pPr>
        <w:bidi w:val="0"/>
      </w:pPr>
      <w:r>
        <w:t>关键指标：</w:t>
      </w:r>
    </w:p>
    <w:p w14:paraId="4D99379F">
      <w:pPr>
        <w:numPr>
          <w:ilvl w:val="0"/>
          <w:numId w:val="19"/>
        </w:numPr>
        <w:bidi w:val="0"/>
        <w:ind w:left="420" w:leftChars="0" w:hanging="420" w:firstLineChars="0"/>
      </w:pPr>
      <w:r>
        <w:t>上行信干噪比：直接决定上行链路的物理层编码速率与传输带宽。</w:t>
      </w:r>
    </w:p>
    <w:p w14:paraId="1705BE8D">
      <w:pPr>
        <w:numPr>
          <w:ilvl w:val="0"/>
          <w:numId w:val="19"/>
        </w:numPr>
        <w:bidi w:val="0"/>
        <w:ind w:left="420" w:leftChars="0" w:hanging="420" w:firstLineChars="0"/>
      </w:pPr>
      <w:r>
        <w:t>缓存队列空闲率：反映节点当前的处理负荷。队列已满的节点严禁当选。</w:t>
      </w:r>
    </w:p>
    <w:p w14:paraId="1F046669">
      <w:pPr>
        <w:numPr>
          <w:ilvl w:val="0"/>
          <w:numId w:val="19"/>
        </w:numPr>
        <w:bidi w:val="0"/>
        <w:ind w:left="420" w:leftChars="0" w:hanging="420" w:firstLineChars="0"/>
      </w:pPr>
      <w:r>
        <w:t>基站切换预测：若预测节点即将跨越基站覆盖边界（易引发掉线或长时延），则大幅降低其当选概率。</w:t>
      </w:r>
    </w:p>
    <w:p w14:paraId="7A4414CC">
      <w:pPr>
        <w:bidi w:val="0"/>
      </w:pPr>
      <w:r>
        <w:t>(3) III 类场景：数据链</w:t>
      </w:r>
    </w:p>
    <w:p w14:paraId="70B1B790">
      <w:pPr>
        <w:bidi w:val="0"/>
      </w:pPr>
      <w:r>
        <w:t>通信特征：基于数传电台或图数传一体化链路，极窄的双向控制带宽，非 IP 架构，高度依赖串口透传与轻量级飞控协议（如 MAVLink）。</w:t>
      </w:r>
    </w:p>
    <w:p w14:paraId="456A12E8">
      <w:pPr>
        <w:bidi w:val="0"/>
      </w:pPr>
      <w:r>
        <w:t>管理痛点：在此场景下，SPN 承担着极其繁重的“异构协议网关”任务。它需要拦截底层的 MAVLink 裸载荷，并在本地内存中为其重新补齐 IP/UDP 头部（IP化重构）。如果 SPN 的 CPU 算力不足，或者其串口接收缓存过小，在面对簇内多架无人机并发上报心跳时，极易引发底层串口溢出与协议解析崩溃，导致管理链路彻底断联。</w:t>
      </w:r>
    </w:p>
    <w:p w14:paraId="1B45A93C">
      <w:pPr>
        <w:bidi w:val="0"/>
      </w:pPr>
      <w:r>
        <w:t>选举策略：选“算力强”与“接口稳”。信号覆盖范围是次要的，节点进行非 IP 到 IP 转换的计算能力以及骨干网回传能力才是核心。</w:t>
      </w:r>
    </w:p>
    <w:p w14:paraId="3A8B3158">
      <w:pPr>
        <w:bidi w:val="0"/>
      </w:pPr>
      <w:r>
        <w:t>关键指标：</w:t>
      </w:r>
    </w:p>
    <w:p w14:paraId="532832B7">
      <w:pPr>
        <w:numPr>
          <w:ilvl w:val="0"/>
          <w:numId w:val="19"/>
        </w:numPr>
        <w:bidi w:val="0"/>
        <w:ind w:left="420" w:leftChars="0" w:hanging="420" w:firstLineChars="0"/>
      </w:pPr>
      <w:r>
        <w:t>CPU 负载率：确保节点有充足的计算周期来实时处理 MAVLink 消息解析与 IP 报头的封装重构。</w:t>
      </w:r>
    </w:p>
    <w:p w14:paraId="47A2C829">
      <w:pPr>
        <w:numPr>
          <w:ilvl w:val="0"/>
          <w:numId w:val="19"/>
        </w:numPr>
        <w:bidi w:val="0"/>
        <w:ind w:left="420" w:leftChars="0" w:hanging="420" w:firstLineChars="0"/>
      </w:pPr>
      <w:r>
        <w:t>串口丢包率与缓存健康度：基于历史表现评估节点底层串口通信的稳定性，优先选择无溢出记录的节点。</w:t>
      </w:r>
    </w:p>
    <w:p w14:paraId="2B9477FC">
      <w:pPr>
        <w:numPr>
          <w:ilvl w:val="0"/>
          <w:numId w:val="19"/>
        </w:numPr>
        <w:bidi w:val="0"/>
        <w:ind w:left="420" w:leftChars="0" w:hanging="420" w:firstLineChars="0"/>
      </w:pPr>
      <w:r>
        <w:t>骨干回传链路质量：SPN 完成 IP 化重构后，必须依赖另一条宽带链路（如挂载的 5G 模块或高带宽 FANET 节点）发给 GMC。因此，该节点必须具备优质的跨网回传能力。</w:t>
      </w:r>
    </w:p>
    <w:p w14:paraId="51A9C05B">
      <w:pPr>
        <w:bidi w:val="0"/>
      </w:pPr>
    </w:p>
    <w:p w14:paraId="41F73217">
      <w:pPr>
        <w:pStyle w:val="5"/>
        <w:bidi w:val="0"/>
      </w:pPr>
      <w:r>
        <w:t>自适应选举算法的数学模型</w:t>
      </w:r>
    </w:p>
    <w:p w14:paraId="0E9AA3B1">
      <w:pPr>
        <w:bidi w:val="0"/>
      </w:pPr>
      <w:r>
        <w:t>为了在动态异构网络中选出最优的子网代理节点（SPN），本节提出一种基于多属性效用理论（MAUT）的加权选举算法。该算法综合考量节点的剩余能量、拓扑稳定性以及链路质量，通过计算综合效用评分</w:t>
      </w:r>
      <m:oMath>
        <m:sSub>
          <m:sSubPr>
            <m:ctrlPr>
              <w:rPr>
                <w:rFonts w:hint="default" w:ascii="DejaVu Math TeX Gyre" w:hAnsi="DejaVu Math TeX Gyre"/>
              </w:rPr>
            </m:ctrlPr>
          </m:sSubPr>
          <m:e>
            <m:r>
              <m:rPr>
                <m:sty m:val="p"/>
              </m:rPr>
              <w:rPr>
                <w:rFonts w:hint="default" w:ascii="DejaVu Math TeX Gyre" w:hAnsi="DejaVu Math TeX Gyre"/>
              </w:rPr>
              <m:t>S</m:t>
            </m:r>
            <m:ctrlPr>
              <w:rPr>
                <w:rFonts w:ascii="DejaVu Math TeX Gyre" w:hAnsi="DejaVu Math TeX Gyre"/>
              </w:rPr>
            </m:ctrlPr>
          </m:e>
          <m:sub>
            <m:r>
              <m:rPr>
                <m:sty m:val="p"/>
              </m:rPr>
              <w:rPr>
                <w:rFonts w:hint="default" w:ascii="DejaVu Math TeX Gyre" w:hAnsi="DejaVu Math TeX Gyre"/>
              </w:rPr>
              <m:t>i</m:t>
            </m:r>
            <m:ctrlPr>
              <w:rPr>
                <w:rFonts w:ascii="DejaVu Math TeX Gyre" w:hAnsi="DejaVu Math TeX Gyre"/>
              </w:rPr>
            </m:ctrlPr>
          </m:sub>
        </m:sSub>
      </m:oMath>
      <w:r>
        <w:t>来确定代理资格。</w:t>
      </w:r>
    </w:p>
    <w:p w14:paraId="0FBA2C0D">
      <w:pPr>
        <w:bidi w:val="0"/>
      </w:pPr>
      <w:r>
        <w:t>1. 多属性效用评分模型</w:t>
      </w:r>
    </w:p>
    <w:p w14:paraId="7A15F365">
      <w:pPr>
        <w:bidi w:val="0"/>
      </w:pPr>
      <w:r>
        <w:t>对于子网内的任意节点i，其综合效用评分</w:t>
      </w:r>
      <m:oMath>
        <m:sSub>
          <m:sSubPr>
            <m:ctrlPr>
              <w:rPr>
                <w:rFonts w:hint="default" w:ascii="DejaVu Math TeX Gyre" w:hAnsi="DejaVu Math TeX Gyre"/>
              </w:rPr>
            </m:ctrlPr>
          </m:sSubPr>
          <m:e>
            <m:r>
              <m:rPr>
                <m:sty m:val="p"/>
              </m:rPr>
              <w:rPr>
                <w:rFonts w:hint="default" w:ascii="DejaVu Math TeX Gyre" w:hAnsi="DejaVu Math TeX Gyre"/>
              </w:rPr>
              <m:t>S</m:t>
            </m:r>
            <m:ctrlPr>
              <w:rPr>
                <w:rFonts w:ascii="DejaVu Math TeX Gyre" w:hAnsi="DejaVu Math TeX Gyre"/>
              </w:rPr>
            </m:ctrlPr>
          </m:e>
          <m:sub>
            <m:r>
              <m:rPr>
                <m:sty m:val="p"/>
              </m:rPr>
              <w:rPr>
                <w:rFonts w:hint="default" w:ascii="DejaVu Math TeX Gyre" w:hAnsi="DejaVu Math TeX Gyre"/>
              </w:rPr>
              <m:t>i</m:t>
            </m:r>
            <m:ctrlPr>
              <w:rPr>
                <w:rFonts w:ascii="DejaVu Math TeX Gyre" w:hAnsi="DejaVu Math TeX Gyre"/>
              </w:rPr>
            </m:ctrlPr>
          </m:sub>
        </m:sSub>
      </m:oMath>
      <w:r>
        <w:t>定义如下：</w:t>
      </w:r>
    </w:p>
    <w:p w14:paraId="2710E9D0">
      <w:pPr>
        <w:pStyle w:val="59"/>
        <w:bidi w:val="0"/>
        <w:rPr>
          <w:rFonts w:ascii="Cambria Math" w:hAnsi="Cambria Math" w:eastAsia="宋体" w:cs="Times New Roman"/>
          <w:i/>
          <w:kern w:val="2"/>
          <w:sz w:val="24"/>
          <w:szCs w:val="24"/>
          <w:lang w:val="en-US" w:eastAsia="zh-CN" w:bidi="ar-SA"/>
        </w:rPr>
      </w:pPr>
      <m:oMathPara>
        <m:oMath>
          <m:sSub>
            <m:sSubPr>
              <m:ctrlPr>
                <w:rPr>
                  <w:rFonts w:hint="default" w:ascii="DejaVu Math TeX Gyre" w:hAnsi="DejaVu Math TeX Gyre" w:eastAsia="宋体" w:cs="Times New Roman"/>
                  <w:i/>
                  <w:kern w:val="2"/>
                  <w:sz w:val="24"/>
                  <w:szCs w:val="24"/>
                  <w:lang w:val="en-US" w:eastAsia="zh-CN" w:bidi="ar-SA"/>
                </w:rPr>
              </m:ctrlPr>
            </m:sSubPr>
            <m:e>
              <m:r>
                <m:rPr/>
                <w:rPr>
                  <w:rFonts w:hint="default" w:ascii="DejaVu Math TeX Gyre" w:hAnsi="DejaVu Math TeX Gyre" w:eastAsia="宋体" w:cs="Times New Roman"/>
                  <w:kern w:val="2"/>
                  <w:sz w:val="24"/>
                  <w:szCs w:val="24"/>
                  <w:lang w:val="en-US" w:eastAsia="zh-CN" w:bidi="ar-SA"/>
                </w:rPr>
                <m:t>S</m:t>
              </m:r>
              <m:ctrlPr>
                <w:rPr>
                  <w:rFonts w:ascii="DejaVu Math TeX Gyre" w:hAnsi="DejaVu Math TeX Gyre" w:eastAsia="宋体" w:cs="Times New Roman"/>
                  <w:i/>
                  <w:kern w:val="2"/>
                  <w:sz w:val="24"/>
                  <w:szCs w:val="24"/>
                  <w:lang w:val="en-US" w:eastAsia="zh-CN" w:bidi="ar-SA"/>
                </w:rPr>
              </m:ctrlPr>
            </m:e>
            <m:sub>
              <m:r>
                <m:rPr/>
                <w:rPr>
                  <w:rFonts w:hint="default" w:ascii="DejaVu Math TeX Gyre" w:hAnsi="DejaVu Math TeX Gyre" w:eastAsia="宋体" w:cs="Times New Roman"/>
                  <w:kern w:val="2"/>
                  <w:sz w:val="24"/>
                  <w:szCs w:val="24"/>
                  <w:lang w:val="en-US" w:eastAsia="zh-CN" w:bidi="ar-SA"/>
                </w:rPr>
                <m:t>i</m:t>
              </m:r>
              <m:ctrlPr>
                <w:rPr>
                  <w:rFonts w:ascii="DejaVu Math TeX Gyre" w:hAnsi="DejaVu Math TeX Gyre" w:eastAsia="宋体" w:cs="Times New Roman"/>
                  <w:i/>
                  <w:kern w:val="2"/>
                  <w:sz w:val="24"/>
                  <w:szCs w:val="24"/>
                  <w:lang w:val="en-US" w:eastAsia="zh-CN" w:bidi="ar-SA"/>
                </w:rPr>
              </m:ctrlPr>
            </m:sub>
          </m:sSub>
          <m:r>
            <m:rPr/>
            <w:rPr>
              <w:rFonts w:hint="default" w:ascii="DejaVu Math TeX Gyre" w:hAnsi="DejaVu Math TeX Gyre" w:eastAsia="宋体" w:cs="Times New Roman"/>
              <w:kern w:val="2"/>
              <w:sz w:val="24"/>
              <w:szCs w:val="24"/>
              <w:lang w:val="en-US" w:eastAsia="zh-CN" w:bidi="ar-SA"/>
            </w:rPr>
            <m:t>=</m:t>
          </m:r>
          <m:sSub>
            <m:sSubPr>
              <m:ctrlPr>
                <w:rPr>
                  <w:rFonts w:hint="default" w:ascii="DejaVu Math TeX Gyre" w:hAnsi="DejaVu Math TeX Gyre" w:eastAsia="宋体" w:cs="Times New Roman"/>
                  <w:i/>
                  <w:kern w:val="2"/>
                  <w:sz w:val="24"/>
                  <w:szCs w:val="24"/>
                  <w:lang w:val="en-US" w:eastAsia="zh-CN" w:bidi="ar-SA"/>
                </w:rPr>
              </m:ctrlPr>
            </m:sSubPr>
            <m:e>
              <m:r>
                <m:rPr/>
                <w:rPr>
                  <w:rFonts w:hint="default" w:ascii="DejaVu Math TeX Gyre" w:hAnsi="DejaVu Math TeX Gyre" w:eastAsia="宋体" w:cs="Times New Roman"/>
                  <w:kern w:val="2"/>
                  <w:sz w:val="24"/>
                  <w:szCs w:val="24"/>
                  <w:lang w:val="en-US" w:eastAsia="zh-CN" w:bidi="ar-SA"/>
                </w:rPr>
                <m:t>w</m:t>
              </m:r>
              <m:ctrlPr>
                <w:rPr>
                  <w:rFonts w:ascii="DejaVu Math TeX Gyre" w:hAnsi="DejaVu Math TeX Gyre" w:eastAsia="宋体" w:cs="Times New Roman"/>
                  <w:i/>
                  <w:kern w:val="2"/>
                  <w:sz w:val="24"/>
                  <w:szCs w:val="24"/>
                  <w:lang w:val="en-US" w:eastAsia="zh-CN" w:bidi="ar-SA"/>
                </w:rPr>
              </m:ctrlPr>
            </m:e>
            <m:sub>
              <m:r>
                <m:rPr/>
                <w:rPr>
                  <w:rFonts w:hint="default" w:ascii="DejaVu Math TeX Gyre" w:hAnsi="DejaVu Math TeX Gyre" w:eastAsia="宋体" w:cs="Times New Roman"/>
                  <w:kern w:val="2"/>
                  <w:sz w:val="24"/>
                  <w:szCs w:val="24"/>
                  <w:lang w:val="en-US" w:eastAsia="zh-CN" w:bidi="ar-SA"/>
                </w:rPr>
                <m:t>e</m:t>
              </m:r>
              <m:ctrlPr>
                <w:rPr>
                  <w:rFonts w:ascii="DejaVu Math TeX Gyre" w:hAnsi="DejaVu Math TeX Gyre" w:eastAsia="宋体" w:cs="Times New Roman"/>
                  <w:i/>
                  <w:kern w:val="2"/>
                  <w:sz w:val="24"/>
                  <w:szCs w:val="24"/>
                  <w:lang w:val="en-US" w:eastAsia="zh-CN" w:bidi="ar-SA"/>
                </w:rPr>
              </m:ctrlPr>
            </m:sub>
          </m:sSub>
          <m:r>
            <m:rPr/>
            <w:rPr>
              <w:rFonts w:hint="default" w:ascii="DejaVu Math TeX Gyre" w:hAnsi="DejaVu Math TeX Gyre" w:eastAsia="宋体" w:cs="Times New Roman"/>
              <w:kern w:val="2"/>
              <w:sz w:val="24"/>
              <w:szCs w:val="24"/>
              <w:lang w:val="en-US" w:eastAsia="zh-CN" w:bidi="ar-SA"/>
            </w:rPr>
            <m:t>⋅</m:t>
          </m:r>
          <m:sSubSup>
            <m:sSubSupPr>
              <m:ctrlPr>
                <w:rPr>
                  <w:rFonts w:hint="default" w:ascii="DejaVu Math TeX Gyre" w:hAnsi="DejaVu Math TeX Gyre" w:eastAsia="宋体" w:cs="Times New Roman"/>
                  <w:i/>
                  <w:kern w:val="2"/>
                  <w:sz w:val="24"/>
                  <w:szCs w:val="24"/>
                  <w:lang w:val="en-US" w:eastAsia="zh-CN" w:bidi="ar-SA"/>
                </w:rPr>
              </m:ctrlPr>
            </m:sSubSupPr>
            <m:e>
              <m:r>
                <m:rPr/>
                <w:rPr>
                  <w:rFonts w:hint="default" w:ascii="DejaVu Math TeX Gyre" w:hAnsi="DejaVu Math TeX Gyre" w:eastAsia="宋体" w:cs="Times New Roman"/>
                  <w:kern w:val="2"/>
                  <w:sz w:val="24"/>
                  <w:szCs w:val="24"/>
                  <w:lang w:val="en-US" w:eastAsia="zh-CN" w:bidi="ar-SA"/>
                </w:rPr>
                <m:t>I</m:t>
              </m:r>
              <m:ctrlPr>
                <w:rPr>
                  <w:rFonts w:ascii="DejaVu Math TeX Gyre" w:hAnsi="DejaVu Math TeX Gyre" w:eastAsia="宋体" w:cs="Times New Roman"/>
                  <w:i/>
                  <w:kern w:val="2"/>
                  <w:sz w:val="24"/>
                  <w:szCs w:val="24"/>
                  <w:lang w:val="en-US" w:eastAsia="zh-CN" w:bidi="ar-SA"/>
                </w:rPr>
              </m:ctrlPr>
            </m:e>
            <m:sub>
              <m:r>
                <m:rPr/>
                <w:rPr>
                  <w:rFonts w:hint="default" w:ascii="DejaVu Math TeX Gyre" w:hAnsi="DejaVu Math TeX Gyre" w:eastAsia="宋体" w:cs="Times New Roman"/>
                  <w:kern w:val="2"/>
                  <w:sz w:val="24"/>
                  <w:szCs w:val="24"/>
                  <w:lang w:val="en-US" w:eastAsia="zh-CN" w:bidi="ar-SA"/>
                </w:rPr>
                <m:t>energy</m:t>
              </m:r>
              <m:ctrlPr>
                <w:rPr>
                  <w:rFonts w:ascii="DejaVu Math TeX Gyre" w:hAnsi="DejaVu Math TeX Gyre" w:eastAsia="宋体" w:cs="Times New Roman"/>
                  <w:i/>
                  <w:kern w:val="2"/>
                  <w:sz w:val="24"/>
                  <w:szCs w:val="24"/>
                  <w:lang w:val="en-US" w:eastAsia="zh-CN" w:bidi="ar-SA"/>
                </w:rPr>
              </m:ctrlPr>
            </m:sub>
            <m:sup>
              <m:r>
                <m:rPr/>
                <w:rPr>
                  <w:rFonts w:hint="default" w:ascii="DejaVu Math TeX Gyre" w:hAnsi="DejaVu Math TeX Gyre" w:eastAsia="宋体" w:cs="Times New Roman"/>
                  <w:kern w:val="2"/>
                  <w:sz w:val="24"/>
                  <w:szCs w:val="24"/>
                  <w:lang w:val="en-US" w:eastAsia="zh-CN" w:bidi="ar-SA"/>
                </w:rPr>
                <m:t>(i)</m:t>
              </m:r>
              <m:ctrlPr>
                <w:rPr>
                  <w:rFonts w:ascii="DejaVu Math TeX Gyre" w:hAnsi="DejaVu Math TeX Gyre" w:eastAsia="宋体" w:cs="Times New Roman"/>
                  <w:i/>
                  <w:kern w:val="2"/>
                  <w:sz w:val="24"/>
                  <w:szCs w:val="24"/>
                  <w:lang w:val="en-US" w:eastAsia="zh-CN" w:bidi="ar-SA"/>
                </w:rPr>
              </m:ctrlPr>
            </m:sup>
          </m:sSubSup>
          <m:r>
            <m:rPr/>
            <w:rPr>
              <w:rFonts w:hint="default" w:ascii="DejaVu Math TeX Gyre" w:hAnsi="DejaVu Math TeX Gyre" w:eastAsia="宋体" w:cs="Times New Roman"/>
              <w:kern w:val="2"/>
              <w:sz w:val="24"/>
              <w:szCs w:val="24"/>
              <w:lang w:val="en-US" w:eastAsia="zh-CN" w:bidi="ar-SA"/>
            </w:rPr>
            <m:t>+</m:t>
          </m:r>
          <m:sSub>
            <m:sSubPr>
              <m:ctrlPr>
                <w:rPr>
                  <w:rFonts w:hint="default" w:ascii="DejaVu Math TeX Gyre" w:hAnsi="DejaVu Math TeX Gyre" w:eastAsia="宋体" w:cs="Times New Roman"/>
                  <w:i/>
                  <w:kern w:val="2"/>
                  <w:sz w:val="24"/>
                  <w:szCs w:val="24"/>
                  <w:lang w:val="en-US" w:eastAsia="zh-CN" w:bidi="ar-SA"/>
                </w:rPr>
              </m:ctrlPr>
            </m:sSubPr>
            <m:e>
              <m:r>
                <m:rPr/>
                <w:rPr>
                  <w:rFonts w:hint="default" w:ascii="DejaVu Math TeX Gyre" w:hAnsi="DejaVu Math TeX Gyre" w:eastAsia="宋体" w:cs="Times New Roman"/>
                  <w:kern w:val="2"/>
                  <w:sz w:val="24"/>
                  <w:szCs w:val="24"/>
                  <w:lang w:val="en-US" w:eastAsia="zh-CN" w:bidi="ar-SA"/>
                </w:rPr>
                <m:t>w</m:t>
              </m:r>
              <m:ctrlPr>
                <w:rPr>
                  <w:rFonts w:ascii="DejaVu Math TeX Gyre" w:hAnsi="DejaVu Math TeX Gyre" w:eastAsia="宋体" w:cs="Times New Roman"/>
                  <w:i/>
                  <w:kern w:val="2"/>
                  <w:sz w:val="24"/>
                  <w:szCs w:val="24"/>
                  <w:lang w:val="en-US" w:eastAsia="zh-CN" w:bidi="ar-SA"/>
                </w:rPr>
              </m:ctrlPr>
            </m:e>
            <m:sub>
              <m:r>
                <m:rPr/>
                <w:rPr>
                  <w:rFonts w:hint="default" w:ascii="DejaVu Math TeX Gyre" w:hAnsi="DejaVu Math TeX Gyre" w:eastAsia="宋体" w:cs="Times New Roman"/>
                  <w:kern w:val="2"/>
                  <w:sz w:val="24"/>
                  <w:szCs w:val="24"/>
                  <w:lang w:val="en-US" w:eastAsia="zh-CN" w:bidi="ar-SA"/>
                </w:rPr>
                <m:t>t</m:t>
              </m:r>
              <m:ctrlPr>
                <w:rPr>
                  <w:rFonts w:ascii="DejaVu Math TeX Gyre" w:hAnsi="DejaVu Math TeX Gyre" w:eastAsia="宋体" w:cs="Times New Roman"/>
                  <w:i/>
                  <w:kern w:val="2"/>
                  <w:sz w:val="24"/>
                  <w:szCs w:val="24"/>
                  <w:lang w:val="en-US" w:eastAsia="zh-CN" w:bidi="ar-SA"/>
                </w:rPr>
              </m:ctrlPr>
            </m:sub>
          </m:sSub>
          <m:r>
            <m:rPr/>
            <w:rPr>
              <w:rFonts w:hint="default" w:ascii="DejaVu Math TeX Gyre" w:hAnsi="DejaVu Math TeX Gyre" w:eastAsia="宋体" w:cs="Times New Roman"/>
              <w:kern w:val="2"/>
              <w:sz w:val="24"/>
              <w:szCs w:val="24"/>
              <w:lang w:val="en-US" w:eastAsia="zh-CN" w:bidi="ar-SA"/>
            </w:rPr>
            <m:t>⋅</m:t>
          </m:r>
          <m:sSubSup>
            <m:sSubSupPr>
              <m:ctrlPr>
                <w:rPr>
                  <w:rFonts w:hint="default" w:ascii="DejaVu Math TeX Gyre" w:hAnsi="DejaVu Math TeX Gyre" w:eastAsia="宋体" w:cs="Times New Roman"/>
                  <w:i/>
                  <w:kern w:val="2"/>
                  <w:sz w:val="24"/>
                  <w:szCs w:val="24"/>
                  <w:lang w:val="en-US" w:eastAsia="zh-CN" w:bidi="ar-SA"/>
                </w:rPr>
              </m:ctrlPr>
            </m:sSubSupPr>
            <m:e>
              <m:r>
                <m:rPr/>
                <w:rPr>
                  <w:rFonts w:hint="default" w:ascii="DejaVu Math TeX Gyre" w:hAnsi="DejaVu Math TeX Gyre" w:eastAsia="宋体" w:cs="Times New Roman"/>
                  <w:kern w:val="2"/>
                  <w:sz w:val="24"/>
                  <w:szCs w:val="24"/>
                  <w:lang w:val="en-US" w:eastAsia="zh-CN" w:bidi="ar-SA"/>
                </w:rPr>
                <m:t>I</m:t>
              </m:r>
              <m:ctrlPr>
                <w:rPr>
                  <w:rFonts w:ascii="DejaVu Math TeX Gyre" w:hAnsi="DejaVu Math TeX Gyre" w:eastAsia="宋体" w:cs="Times New Roman"/>
                  <w:i/>
                  <w:kern w:val="2"/>
                  <w:sz w:val="24"/>
                  <w:szCs w:val="24"/>
                  <w:lang w:val="en-US" w:eastAsia="zh-CN" w:bidi="ar-SA"/>
                </w:rPr>
              </m:ctrlPr>
            </m:e>
            <m:sub>
              <m:r>
                <m:rPr/>
                <w:rPr>
                  <w:rFonts w:hint="default" w:ascii="DejaVu Math TeX Gyre" w:hAnsi="DejaVu Math TeX Gyre" w:eastAsia="宋体" w:cs="Times New Roman"/>
                  <w:kern w:val="2"/>
                  <w:sz w:val="24"/>
                  <w:szCs w:val="24"/>
                  <w:lang w:val="en-US" w:eastAsia="zh-CN" w:bidi="ar-SA"/>
                </w:rPr>
                <m:t>topo</m:t>
              </m:r>
              <m:ctrlPr>
                <w:rPr>
                  <w:rFonts w:ascii="DejaVu Math TeX Gyre" w:hAnsi="DejaVu Math TeX Gyre" w:eastAsia="宋体" w:cs="Times New Roman"/>
                  <w:i/>
                  <w:kern w:val="2"/>
                  <w:sz w:val="24"/>
                  <w:szCs w:val="24"/>
                  <w:lang w:val="en-US" w:eastAsia="zh-CN" w:bidi="ar-SA"/>
                </w:rPr>
              </m:ctrlPr>
            </m:sub>
            <m:sup>
              <m:r>
                <m:rPr/>
                <w:rPr>
                  <w:rFonts w:hint="default" w:ascii="DejaVu Math TeX Gyre" w:hAnsi="DejaVu Math TeX Gyre" w:eastAsia="宋体" w:cs="Times New Roman"/>
                  <w:kern w:val="2"/>
                  <w:sz w:val="24"/>
                  <w:szCs w:val="24"/>
                  <w:lang w:val="en-US" w:eastAsia="zh-CN" w:bidi="ar-SA"/>
                </w:rPr>
                <m:t>(i)</m:t>
              </m:r>
              <m:ctrlPr>
                <w:rPr>
                  <w:rFonts w:ascii="DejaVu Math TeX Gyre" w:hAnsi="DejaVu Math TeX Gyre" w:eastAsia="宋体" w:cs="Times New Roman"/>
                  <w:i/>
                  <w:kern w:val="2"/>
                  <w:sz w:val="24"/>
                  <w:szCs w:val="24"/>
                  <w:lang w:val="en-US" w:eastAsia="zh-CN" w:bidi="ar-SA"/>
                </w:rPr>
              </m:ctrlPr>
            </m:sup>
          </m:sSubSup>
          <m:r>
            <m:rPr/>
            <w:rPr>
              <w:rFonts w:hint="default" w:ascii="DejaVu Math TeX Gyre" w:hAnsi="DejaVu Math TeX Gyre" w:eastAsia="宋体" w:cs="Times New Roman"/>
              <w:kern w:val="2"/>
              <w:sz w:val="24"/>
              <w:szCs w:val="24"/>
              <w:lang w:val="en-US" w:eastAsia="zh-CN" w:bidi="ar-SA"/>
            </w:rPr>
            <m:t>+</m:t>
          </m:r>
          <m:sSub>
            <m:sSubPr>
              <m:ctrlPr>
                <w:rPr>
                  <w:rFonts w:hint="default" w:ascii="DejaVu Math TeX Gyre" w:hAnsi="DejaVu Math TeX Gyre" w:eastAsia="宋体" w:cs="Times New Roman"/>
                  <w:i/>
                  <w:kern w:val="2"/>
                  <w:sz w:val="24"/>
                  <w:szCs w:val="24"/>
                  <w:lang w:val="en-US" w:eastAsia="zh-CN" w:bidi="ar-SA"/>
                </w:rPr>
              </m:ctrlPr>
            </m:sSubPr>
            <m:e>
              <m:r>
                <m:rPr/>
                <w:rPr>
                  <w:rFonts w:hint="default" w:ascii="DejaVu Math TeX Gyre" w:hAnsi="DejaVu Math TeX Gyre" w:eastAsia="宋体" w:cs="Times New Roman"/>
                  <w:kern w:val="2"/>
                  <w:sz w:val="24"/>
                  <w:szCs w:val="24"/>
                  <w:lang w:val="en-US" w:eastAsia="zh-CN" w:bidi="ar-SA"/>
                </w:rPr>
                <m:t>w</m:t>
              </m:r>
              <m:ctrlPr>
                <w:rPr>
                  <w:rFonts w:ascii="DejaVu Math TeX Gyre" w:hAnsi="DejaVu Math TeX Gyre" w:eastAsia="宋体" w:cs="Times New Roman"/>
                  <w:i/>
                  <w:kern w:val="2"/>
                  <w:sz w:val="24"/>
                  <w:szCs w:val="24"/>
                  <w:lang w:val="en-US" w:eastAsia="zh-CN" w:bidi="ar-SA"/>
                </w:rPr>
              </m:ctrlPr>
            </m:e>
            <m:sub>
              <m:r>
                <m:rPr/>
                <w:rPr>
                  <w:rFonts w:hint="default" w:ascii="DejaVu Math TeX Gyre" w:hAnsi="DejaVu Math TeX Gyre" w:eastAsia="宋体" w:cs="Times New Roman"/>
                  <w:kern w:val="2"/>
                  <w:sz w:val="24"/>
                  <w:szCs w:val="24"/>
                  <w:lang w:val="en-US" w:eastAsia="zh-CN" w:bidi="ar-SA"/>
                </w:rPr>
                <m:t>l</m:t>
              </m:r>
              <m:ctrlPr>
                <w:rPr>
                  <w:rFonts w:ascii="DejaVu Math TeX Gyre" w:hAnsi="DejaVu Math TeX Gyre" w:eastAsia="宋体" w:cs="Times New Roman"/>
                  <w:i/>
                  <w:kern w:val="2"/>
                  <w:sz w:val="24"/>
                  <w:szCs w:val="24"/>
                  <w:lang w:val="en-US" w:eastAsia="zh-CN" w:bidi="ar-SA"/>
                </w:rPr>
              </m:ctrlPr>
            </m:sub>
          </m:sSub>
          <m:r>
            <m:rPr/>
            <w:rPr>
              <w:rFonts w:hint="default" w:ascii="DejaVu Math TeX Gyre" w:hAnsi="DejaVu Math TeX Gyre" w:eastAsia="宋体" w:cs="Times New Roman"/>
              <w:kern w:val="2"/>
              <w:sz w:val="24"/>
              <w:szCs w:val="24"/>
              <w:lang w:val="en-US" w:eastAsia="zh-CN" w:bidi="ar-SA"/>
            </w:rPr>
            <m:t>⋅</m:t>
          </m:r>
          <m:sSubSup>
            <m:sSubSupPr>
              <m:ctrlPr>
                <w:rPr>
                  <w:rFonts w:hint="default" w:ascii="DejaVu Math TeX Gyre" w:hAnsi="DejaVu Math TeX Gyre" w:eastAsia="宋体" w:cs="Times New Roman"/>
                  <w:i/>
                  <w:kern w:val="2"/>
                  <w:sz w:val="24"/>
                  <w:szCs w:val="24"/>
                  <w:lang w:val="en-US" w:eastAsia="zh-CN" w:bidi="ar-SA"/>
                </w:rPr>
              </m:ctrlPr>
            </m:sSubSupPr>
            <m:e>
              <m:r>
                <m:rPr/>
                <w:rPr>
                  <w:rFonts w:hint="default" w:ascii="DejaVu Math TeX Gyre" w:hAnsi="DejaVu Math TeX Gyre" w:eastAsia="宋体" w:cs="Times New Roman"/>
                  <w:kern w:val="2"/>
                  <w:sz w:val="24"/>
                  <w:szCs w:val="24"/>
                  <w:lang w:val="en-US" w:eastAsia="zh-CN" w:bidi="ar-SA"/>
                </w:rPr>
                <m:t>I</m:t>
              </m:r>
              <m:ctrlPr>
                <w:rPr>
                  <w:rFonts w:ascii="DejaVu Math TeX Gyre" w:hAnsi="DejaVu Math TeX Gyre" w:eastAsia="宋体" w:cs="Times New Roman"/>
                  <w:i/>
                  <w:kern w:val="2"/>
                  <w:sz w:val="24"/>
                  <w:szCs w:val="24"/>
                  <w:lang w:val="en-US" w:eastAsia="zh-CN" w:bidi="ar-SA"/>
                </w:rPr>
              </m:ctrlPr>
            </m:e>
            <m:sub>
              <m:r>
                <m:rPr/>
                <w:rPr>
                  <w:rFonts w:hint="default" w:ascii="DejaVu Math TeX Gyre" w:hAnsi="DejaVu Math TeX Gyre" w:eastAsia="宋体" w:cs="Times New Roman"/>
                  <w:kern w:val="2"/>
                  <w:sz w:val="24"/>
                  <w:szCs w:val="24"/>
                  <w:lang w:val="en-US" w:eastAsia="zh-CN" w:bidi="ar-SA"/>
                </w:rPr>
                <m:t>link</m:t>
              </m:r>
              <m:ctrlPr>
                <w:rPr>
                  <w:rFonts w:ascii="DejaVu Math TeX Gyre" w:hAnsi="DejaVu Math TeX Gyre" w:eastAsia="宋体" w:cs="Times New Roman"/>
                  <w:i/>
                  <w:kern w:val="2"/>
                  <w:sz w:val="24"/>
                  <w:szCs w:val="24"/>
                  <w:lang w:val="en-US" w:eastAsia="zh-CN" w:bidi="ar-SA"/>
                </w:rPr>
              </m:ctrlPr>
            </m:sub>
            <m:sup>
              <m:r>
                <m:rPr/>
                <w:rPr>
                  <w:rFonts w:hint="default" w:ascii="DejaVu Math TeX Gyre" w:hAnsi="DejaVu Math TeX Gyre" w:eastAsia="宋体" w:cs="Times New Roman"/>
                  <w:kern w:val="2"/>
                  <w:sz w:val="24"/>
                  <w:szCs w:val="24"/>
                  <w:lang w:val="en-US" w:eastAsia="zh-CN" w:bidi="ar-SA"/>
                </w:rPr>
                <m:t>(i)</m:t>
              </m:r>
              <m:ctrlPr>
                <w:rPr>
                  <w:rFonts w:ascii="DejaVu Math TeX Gyre" w:hAnsi="DejaVu Math TeX Gyre" w:eastAsia="宋体" w:cs="Times New Roman"/>
                  <w:i/>
                  <w:kern w:val="2"/>
                  <w:sz w:val="24"/>
                  <w:szCs w:val="24"/>
                  <w:lang w:val="en-US" w:eastAsia="zh-CN" w:bidi="ar-SA"/>
                </w:rPr>
              </m:ctrlPr>
            </m:sup>
          </m:sSubSup>
        </m:oMath>
      </m:oMathPara>
    </w:p>
    <w:p w14:paraId="12007C75">
      <w:pPr>
        <w:pStyle w:val="59"/>
        <w:bidi w:val="0"/>
      </w:pPr>
      <w:r>
        <w:t>其中，</w:t>
      </w:r>
      <m:oMath>
        <m:sSubSup>
          <m:sSubSupPr>
            <m:ctrlPr>
              <w:rPr>
                <w:rFonts w:hint="default" w:ascii="DejaVu Math TeX Gyre" w:hAnsi="DejaVu Math TeX Gyre"/>
              </w:rPr>
            </m:ctrlPr>
          </m:sSubSupPr>
          <m:e>
            <m:r>
              <m:rPr>
                <m:sty m:val="p"/>
              </m:rPr>
              <w:rPr>
                <w:rFonts w:hint="default" w:ascii="DejaVu Math TeX Gyre" w:hAnsi="DejaVu Math TeX Gyre"/>
              </w:rPr>
              <m:t>I</m:t>
            </m:r>
            <m:ctrlPr>
              <w:rPr>
                <w:rFonts w:ascii="DejaVu Math TeX Gyre" w:hAnsi="DejaVu Math TeX Gyre"/>
              </w:rPr>
            </m:ctrlPr>
          </m:e>
          <m:sub>
            <m:r>
              <m:rPr>
                <m:sty m:val="p"/>
              </m:rPr>
              <w:rPr>
                <w:rFonts w:hint="default" w:ascii="DejaVu Math TeX Gyre" w:hAnsi="DejaVu Math TeX Gyre"/>
              </w:rPr>
              <m:t>energy</m:t>
            </m:r>
            <m:ctrlPr>
              <w:rPr>
                <w:rFonts w:ascii="DejaVu Math TeX Gyre" w:hAnsi="DejaVu Math TeX Gyre"/>
              </w:rPr>
            </m:ctrlPr>
          </m:sub>
          <m:sup>
            <m:r>
              <m:rPr>
                <m:sty m:val="p"/>
              </m:rPr>
              <w:rPr>
                <w:rFonts w:hint="default" w:ascii="DejaVu Math TeX Gyre" w:hAnsi="DejaVu Math TeX Gyre"/>
              </w:rPr>
              <m:t>(i)</m:t>
            </m:r>
            <m:ctrlPr>
              <w:rPr>
                <w:rFonts w:ascii="DejaVu Math TeX Gyre" w:hAnsi="DejaVu Math TeX Gyre"/>
              </w:rPr>
            </m:ctrlPr>
          </m:sup>
        </m:sSubSup>
      </m:oMath>
      <w:r>
        <w:t>、</w:t>
      </w:r>
      <m:oMath>
        <m:sSubSup>
          <m:sSubSupPr>
            <m:ctrlPr>
              <w:rPr>
                <w:rFonts w:hint="default" w:ascii="DejaVu Math TeX Gyre" w:hAnsi="DejaVu Math TeX Gyre"/>
              </w:rPr>
            </m:ctrlPr>
          </m:sSubSupPr>
          <m:e>
            <m:r>
              <m:rPr>
                <m:sty m:val="p"/>
              </m:rPr>
              <w:rPr>
                <w:rFonts w:hint="default" w:ascii="DejaVu Math TeX Gyre" w:hAnsi="DejaVu Math TeX Gyre"/>
              </w:rPr>
              <m:t>I</m:t>
            </m:r>
            <m:ctrlPr>
              <w:rPr>
                <w:rFonts w:ascii="DejaVu Math TeX Gyre" w:hAnsi="DejaVu Math TeX Gyre"/>
              </w:rPr>
            </m:ctrlPr>
          </m:e>
          <m:sub>
            <m:r>
              <m:rPr>
                <m:sty m:val="p"/>
              </m:rPr>
              <w:rPr>
                <w:rFonts w:hint="default" w:ascii="DejaVu Math TeX Gyre" w:hAnsi="DejaVu Math TeX Gyre"/>
              </w:rPr>
              <m:t>topo</m:t>
            </m:r>
            <m:ctrlPr>
              <w:rPr>
                <w:rFonts w:ascii="DejaVu Math TeX Gyre" w:hAnsi="DejaVu Math TeX Gyre"/>
              </w:rPr>
            </m:ctrlPr>
          </m:sub>
          <m:sup>
            <m:r>
              <m:rPr>
                <m:sty m:val="p"/>
              </m:rPr>
              <w:rPr>
                <w:rFonts w:hint="default" w:ascii="DejaVu Math TeX Gyre" w:hAnsi="DejaVu Math TeX Gyre"/>
              </w:rPr>
              <m:t>(i)</m:t>
            </m:r>
            <m:ctrlPr>
              <w:rPr>
                <w:rFonts w:ascii="DejaVu Math TeX Gyre" w:hAnsi="DejaVu Math TeX Gyre"/>
              </w:rPr>
            </m:ctrlPr>
          </m:sup>
        </m:sSubSup>
      </m:oMath>
      <w:r>
        <w:t>​、</w:t>
      </w:r>
      <m:oMath>
        <m:sSubSup>
          <m:sSubSupPr>
            <m:ctrlPr>
              <w:rPr>
                <w:rFonts w:hint="default" w:ascii="DejaVu Math TeX Gyre" w:hAnsi="DejaVu Math TeX Gyre"/>
              </w:rPr>
            </m:ctrlPr>
          </m:sSubSupPr>
          <m:e>
            <m:r>
              <m:rPr>
                <m:sty m:val="p"/>
              </m:rPr>
              <w:rPr>
                <w:rFonts w:hint="default" w:ascii="DejaVu Math TeX Gyre" w:hAnsi="DejaVu Math TeX Gyre"/>
              </w:rPr>
              <m:t>I</m:t>
            </m:r>
            <m:ctrlPr>
              <w:rPr>
                <w:rFonts w:ascii="DejaVu Math TeX Gyre" w:hAnsi="DejaVu Math TeX Gyre"/>
              </w:rPr>
            </m:ctrlPr>
          </m:e>
          <m:sub>
            <m:r>
              <m:rPr>
                <m:sty m:val="p"/>
              </m:rPr>
              <w:rPr>
                <w:rFonts w:hint="default" w:ascii="DejaVu Math TeX Gyre" w:hAnsi="DejaVu Math TeX Gyre"/>
              </w:rPr>
              <m:t>link</m:t>
            </m:r>
            <m:ctrlPr>
              <w:rPr>
                <w:rFonts w:ascii="DejaVu Math TeX Gyre" w:hAnsi="DejaVu Math TeX Gyre"/>
              </w:rPr>
            </m:ctrlPr>
          </m:sub>
          <m:sup>
            <m:r>
              <m:rPr>
                <m:sty m:val="p"/>
              </m:rPr>
              <w:rPr>
                <w:rFonts w:hint="default" w:ascii="DejaVu Math TeX Gyre" w:hAnsi="DejaVu Math TeX Gyre"/>
              </w:rPr>
              <m:t>(i)</m:t>
            </m:r>
            <m:ctrlPr>
              <w:rPr>
                <w:rFonts w:ascii="DejaVu Math TeX Gyre" w:hAnsi="DejaVu Math TeX Gyre"/>
              </w:rPr>
            </m:ctrlPr>
          </m:sup>
        </m:sSubSup>
      </m:oMath>
      <w:r>
        <w:t>分别表示归一化后的能量因子、拓扑因子和链路因子。</w:t>
      </w:r>
      <m:oMath>
        <m:r>
          <m:rPr>
            <m:sty m:val="p"/>
          </m:rPr>
          <w:rPr>
            <w:rFonts w:hint="default" w:ascii="DejaVu Math TeX Gyre" w:hAnsi="DejaVu Math TeX Gyre"/>
          </w:rPr>
          <m:t>W=</m:t>
        </m:r>
        <m:sSup>
          <m:sSupPr>
            <m:ctrlPr>
              <w:rPr>
                <w:rFonts w:hint="default" w:ascii="DejaVu Math TeX Gyre" w:hAnsi="DejaVu Math TeX Gyre"/>
              </w:rPr>
            </m:ctrlPr>
          </m:sSupPr>
          <m:e>
            <m:d>
              <m:dPr>
                <m:begChr m:val="["/>
                <m:endChr m:val="]"/>
                <m:ctrlPr>
                  <w:rPr>
                    <w:rFonts w:hint="default" w:ascii="DejaVu Math TeX Gyre" w:hAnsi="DejaVu Math TeX Gyre"/>
                  </w:rPr>
                </m:ctrlPr>
              </m:dPr>
              <m:e>
                <m:sSub>
                  <m:sSubPr>
                    <m:ctrlPr>
                      <w:rPr>
                        <w:rFonts w:hint="default" w:ascii="DejaVu Math TeX Gyre" w:hAnsi="DejaVu Math TeX Gyre"/>
                      </w:rPr>
                    </m:ctrlPr>
                  </m:sSubPr>
                  <m:e>
                    <m:r>
                      <m:rPr>
                        <m:sty m:val="p"/>
                      </m:rPr>
                      <w:rPr>
                        <w:rFonts w:hint="default" w:ascii="DejaVu Math TeX Gyre" w:hAnsi="DejaVu Math TeX Gyre"/>
                      </w:rPr>
                      <m:t>w</m:t>
                    </m:r>
                    <m:ctrlPr>
                      <w:rPr>
                        <w:rFonts w:ascii="DejaVu Math TeX Gyre" w:hAnsi="DejaVu Math TeX Gyre"/>
                      </w:rPr>
                    </m:ctrlPr>
                  </m:e>
                  <m:sub>
                    <m:r>
                      <m:rPr>
                        <m:sty m:val="p"/>
                      </m:rPr>
                      <w:rPr>
                        <w:rFonts w:hint="default" w:ascii="DejaVu Math TeX Gyre" w:hAnsi="DejaVu Math TeX Gyre"/>
                      </w:rPr>
                      <m:t>e</m:t>
                    </m:r>
                    <m:ctrlPr>
                      <w:rPr>
                        <w:rFonts w:ascii="DejaVu Math TeX Gyre" w:hAnsi="DejaVu Math TeX Gyre"/>
                      </w:rPr>
                    </m:ctrlPr>
                  </m:sub>
                </m:sSub>
                <m:r>
                  <m:rPr>
                    <m:sty m:val="p"/>
                  </m:rPr>
                  <w:rPr>
                    <w:rFonts w:hint="default" w:ascii="DejaVu Math TeX Gyre" w:hAnsi="DejaVu Math TeX Gyre"/>
                  </w:rPr>
                  <m:t>,</m:t>
                </m:r>
                <m:sSub>
                  <m:sSubPr>
                    <m:ctrlPr>
                      <w:rPr>
                        <w:rFonts w:hint="default" w:ascii="DejaVu Math TeX Gyre" w:hAnsi="DejaVu Math TeX Gyre"/>
                      </w:rPr>
                    </m:ctrlPr>
                  </m:sSubPr>
                  <m:e>
                    <m:r>
                      <m:rPr>
                        <m:sty m:val="p"/>
                      </m:rPr>
                      <w:rPr>
                        <w:rFonts w:hint="default" w:ascii="DejaVu Math TeX Gyre" w:hAnsi="DejaVu Math TeX Gyre"/>
                      </w:rPr>
                      <m:t>w</m:t>
                    </m:r>
                    <m:ctrlPr>
                      <w:rPr>
                        <w:rFonts w:ascii="DejaVu Math TeX Gyre" w:hAnsi="DejaVu Math TeX Gyre"/>
                      </w:rPr>
                    </m:ctrlPr>
                  </m:e>
                  <m:sub>
                    <m:r>
                      <m:rPr>
                        <m:sty m:val="p"/>
                      </m:rPr>
                      <w:rPr>
                        <w:rFonts w:hint="default" w:ascii="DejaVu Math TeX Gyre" w:hAnsi="DejaVu Math TeX Gyre"/>
                      </w:rPr>
                      <m:t>t</m:t>
                    </m:r>
                    <m:ctrlPr>
                      <w:rPr>
                        <w:rFonts w:ascii="DejaVu Math TeX Gyre" w:hAnsi="DejaVu Math TeX Gyre"/>
                      </w:rPr>
                    </m:ctrlPr>
                  </m:sub>
                </m:sSub>
                <m:r>
                  <m:rPr>
                    <m:sty m:val="p"/>
                  </m:rPr>
                  <w:rPr>
                    <w:rFonts w:hint="default" w:ascii="DejaVu Math TeX Gyre" w:hAnsi="DejaVu Math TeX Gyre"/>
                  </w:rPr>
                  <m:t>,</m:t>
                </m:r>
                <m:sSub>
                  <m:sSubPr>
                    <m:ctrlPr>
                      <w:rPr>
                        <w:rFonts w:hint="default" w:ascii="DejaVu Math TeX Gyre" w:hAnsi="DejaVu Math TeX Gyre"/>
                      </w:rPr>
                    </m:ctrlPr>
                  </m:sSubPr>
                  <m:e>
                    <m:r>
                      <m:rPr>
                        <m:sty m:val="p"/>
                      </m:rPr>
                      <w:rPr>
                        <w:rFonts w:hint="default" w:ascii="DejaVu Math TeX Gyre" w:hAnsi="DejaVu Math TeX Gyre"/>
                      </w:rPr>
                      <m:t>w</m:t>
                    </m:r>
                    <m:ctrlPr>
                      <w:rPr>
                        <w:rFonts w:ascii="DejaVu Math TeX Gyre" w:hAnsi="DejaVu Math TeX Gyre"/>
                      </w:rPr>
                    </m:ctrlPr>
                  </m:e>
                  <m:sub>
                    <m:r>
                      <m:rPr>
                        <m:sty m:val="p"/>
                      </m:rPr>
                      <w:rPr>
                        <w:rFonts w:hint="default" w:ascii="DejaVu Math TeX Gyre" w:hAnsi="DejaVu Math TeX Gyre"/>
                      </w:rPr>
                      <m:t>l</m:t>
                    </m:r>
                    <m:ctrlPr>
                      <w:rPr>
                        <w:rFonts w:ascii="DejaVu Math TeX Gyre" w:hAnsi="DejaVu Math TeX Gyre"/>
                      </w:rPr>
                    </m:ctrlPr>
                  </m:sub>
                </m:sSub>
                <m:ctrlPr>
                  <w:rPr>
                    <w:rFonts w:hint="default" w:ascii="DejaVu Math TeX Gyre" w:hAnsi="DejaVu Math TeX Gyre"/>
                  </w:rPr>
                </m:ctrlPr>
              </m:e>
            </m:d>
            <m:ctrlPr>
              <w:rPr>
                <w:rFonts w:hint="default" w:ascii="DejaVu Math TeX Gyre" w:hAnsi="DejaVu Math TeX Gyre"/>
              </w:rPr>
            </m:ctrlPr>
          </m:e>
          <m:sup>
            <m:r>
              <m:rPr>
                <m:sty m:val="p"/>
              </m:rPr>
              <w:rPr>
                <w:rFonts w:hint="default" w:ascii="DejaVu Math TeX Gyre" w:hAnsi="DejaVu Math TeX Gyre"/>
              </w:rPr>
              <m:t>T</m:t>
            </m:r>
            <m:ctrlPr>
              <w:rPr>
                <w:rFonts w:hint="default" w:ascii="DejaVu Math TeX Gyre" w:hAnsi="DejaVu Math TeX Gyre"/>
              </w:rPr>
            </m:ctrlPr>
          </m:sup>
        </m:sSup>
      </m:oMath>
      <w:r>
        <w:t>为对应的权重向量，且满足</w:t>
      </w:r>
      <m:oMath>
        <m:sSub>
          <m:sSubPr>
            <m:ctrlPr>
              <w:rPr>
                <w:rFonts w:hint="default" w:ascii="DejaVu Math TeX Gyre" w:hAnsi="DejaVu Math TeX Gyre"/>
              </w:rPr>
            </m:ctrlPr>
          </m:sSubPr>
          <m:e>
            <m:r>
              <m:rPr>
                <m:sty m:val="p"/>
              </m:rPr>
              <w:rPr>
                <w:rFonts w:hint="default" w:ascii="DejaVu Math TeX Gyre" w:hAnsi="DejaVu Math TeX Gyre"/>
              </w:rPr>
              <m:t>w</m:t>
            </m:r>
            <m:ctrlPr>
              <w:rPr>
                <w:rFonts w:ascii="DejaVu Math TeX Gyre" w:hAnsi="DejaVu Math TeX Gyre"/>
              </w:rPr>
            </m:ctrlPr>
          </m:e>
          <m:sub>
            <m:r>
              <m:rPr>
                <m:sty m:val="p"/>
              </m:rPr>
              <w:rPr>
                <w:rFonts w:hint="default" w:ascii="DejaVu Math TeX Gyre" w:hAnsi="DejaVu Math TeX Gyre"/>
              </w:rPr>
              <m:t>e</m:t>
            </m:r>
            <m:ctrlPr>
              <w:rPr>
                <w:rFonts w:ascii="DejaVu Math TeX Gyre" w:hAnsi="DejaVu Math TeX Gyre"/>
              </w:rPr>
            </m:ctrlPr>
          </m:sub>
        </m:sSub>
        <m:r>
          <m:rPr>
            <m:sty m:val="p"/>
          </m:rPr>
          <w:rPr>
            <w:rFonts w:hint="default" w:ascii="DejaVu Math TeX Gyre" w:hAnsi="DejaVu Math TeX Gyre"/>
          </w:rPr>
          <m:t>+</m:t>
        </m:r>
        <m:sSub>
          <m:sSubPr>
            <m:ctrlPr>
              <w:rPr>
                <w:rFonts w:hint="default" w:ascii="DejaVu Math TeX Gyre" w:hAnsi="DejaVu Math TeX Gyre"/>
              </w:rPr>
            </m:ctrlPr>
          </m:sSubPr>
          <m:e>
            <m:r>
              <m:rPr>
                <m:sty m:val="p"/>
              </m:rPr>
              <w:rPr>
                <w:rFonts w:hint="default" w:ascii="DejaVu Math TeX Gyre" w:hAnsi="DejaVu Math TeX Gyre"/>
              </w:rPr>
              <m:t>w</m:t>
            </m:r>
            <m:ctrlPr>
              <w:rPr>
                <w:rFonts w:ascii="DejaVu Math TeX Gyre" w:hAnsi="DejaVu Math TeX Gyre"/>
              </w:rPr>
            </m:ctrlPr>
          </m:e>
          <m:sub>
            <m:r>
              <m:rPr>
                <m:sty m:val="p"/>
              </m:rPr>
              <w:rPr>
                <w:rFonts w:hint="default" w:ascii="DejaVu Math TeX Gyre" w:hAnsi="DejaVu Math TeX Gyre"/>
              </w:rPr>
              <m:t>t</m:t>
            </m:r>
            <m:ctrlPr>
              <w:rPr>
                <w:rFonts w:ascii="DejaVu Math TeX Gyre" w:hAnsi="DejaVu Math TeX Gyre"/>
              </w:rPr>
            </m:ctrlPr>
          </m:sub>
        </m:sSub>
        <m:r>
          <m:rPr>
            <m:sty m:val="p"/>
          </m:rPr>
          <w:rPr>
            <w:rFonts w:hint="default" w:ascii="DejaVu Math TeX Gyre" w:hAnsi="DejaVu Math TeX Gyre"/>
          </w:rPr>
          <m:t>+</m:t>
        </m:r>
        <m:sSub>
          <m:sSubPr>
            <m:ctrlPr>
              <w:rPr>
                <w:rFonts w:hint="default" w:ascii="DejaVu Math TeX Gyre" w:hAnsi="DejaVu Math TeX Gyre"/>
              </w:rPr>
            </m:ctrlPr>
          </m:sSubPr>
          <m:e>
            <m:r>
              <m:rPr>
                <m:sty m:val="p"/>
              </m:rPr>
              <w:rPr>
                <w:rFonts w:hint="default" w:ascii="DejaVu Math TeX Gyre" w:hAnsi="DejaVu Math TeX Gyre"/>
              </w:rPr>
              <m:t>w</m:t>
            </m:r>
            <m:ctrlPr>
              <w:rPr>
                <w:rFonts w:ascii="DejaVu Math TeX Gyre" w:hAnsi="DejaVu Math TeX Gyre"/>
              </w:rPr>
            </m:ctrlPr>
          </m:e>
          <m:sub>
            <m:r>
              <m:rPr>
                <m:sty m:val="p"/>
              </m:rPr>
              <w:rPr>
                <w:rFonts w:hint="default" w:ascii="DejaVu Math TeX Gyre" w:hAnsi="DejaVu Math TeX Gyre"/>
              </w:rPr>
              <m:t>l</m:t>
            </m:r>
            <m:ctrlPr>
              <w:rPr>
                <w:rFonts w:ascii="DejaVu Math TeX Gyre" w:hAnsi="DejaVu Math TeX Gyre"/>
              </w:rPr>
            </m:ctrlPr>
          </m:sub>
        </m:sSub>
        <m:r>
          <m:rPr>
            <m:sty m:val="p"/>
          </m:rPr>
          <w:rPr>
            <w:rFonts w:hint="default" w:ascii="DejaVu Math TeX Gyre" w:hAnsi="DejaVu Math TeX Gyre"/>
          </w:rPr>
          <m:t>=1</m:t>
        </m:r>
      </m:oMath>
      <w:r>
        <w:t>。</w:t>
      </w:r>
    </w:p>
    <w:p w14:paraId="396C4DE6">
      <w:pPr>
        <w:bidi w:val="0"/>
      </w:pPr>
      <w:r>
        <w:t>权重向量的确定：为了避免单一赋权法的主观片面性，本文采用组合赋权法确定权重向量W。</w:t>
      </w:r>
    </w:p>
    <w:p w14:paraId="0D4EA54A">
      <w:pPr>
        <w:bidi w:val="0"/>
      </w:pPr>
      <w:r>
        <w:t>主观赋权：利用层次分析法 (AHP)，根据专家经验构建判断矩阵，针对不同任务场景（如“长航时监视”侧重能量，“高动态突防”侧重拓扑）计算主观权重</w:t>
      </w:r>
      <m:oMath>
        <m:r>
          <m:rPr>
            <m:sty m:val="p"/>
          </m:rPr>
          <w:rPr>
            <w:rFonts w:hint="default" w:ascii="DejaVu Math TeX Gyre" w:hAnsi="DejaVu Math TeX Gyre"/>
          </w:rPr>
          <m:t>W'</m:t>
        </m:r>
      </m:oMath>
      <w:r>
        <w:t>。</w:t>
      </w:r>
    </w:p>
    <w:p w14:paraId="375DC7BC">
      <w:pPr>
        <w:bidi w:val="0"/>
      </w:pPr>
      <w:r>
        <w:t>客观赋权：利用熵权法 (Entropy Weight Method)，根据网络运行过程中的数据波动性计算客观权</w:t>
      </w:r>
      <m:oMath>
        <m:r>
          <m:rPr>
            <m:sty m:val="p"/>
          </m:rPr>
          <w:rPr>
            <w:rFonts w:hint="default" w:ascii="DejaVu Math TeX Gyre" w:hAnsi="DejaVu Math TeX Gyre"/>
          </w:rPr>
          <m:t>W''</m:t>
        </m:r>
      </m:oMath>
      <w:r>
        <w:t>。</w:t>
      </w:r>
    </w:p>
    <w:p w14:paraId="262C7F74">
      <w:pPr>
        <w:bidi w:val="0"/>
      </w:pPr>
      <w:r>
        <w:t>综合权重：最终权重取两者的线性加权组合</w:t>
      </w:r>
      <m:oMath>
        <m:r>
          <m:rPr>
            <m:sty m:val="p"/>
          </m:rPr>
          <w:rPr>
            <w:rFonts w:hint="default" w:ascii="DejaVu Math TeX Gyre" w:hAnsi="DejaVu Math TeX Gyre"/>
          </w:rPr>
          <m:t>W=αW'+(1−α)W''</m:t>
        </m:r>
      </m:oMath>
      <w:r>
        <w:t>。</w:t>
      </w:r>
      <w:r>
        <w:br w:type="textWrapping"/>
      </w:r>
      <w:r>
        <w:t>在本文的基准仿真场景中，设定</w:t>
      </w:r>
      <m:oMath>
        <m:r>
          <m:rPr>
            <m:sty m:val="p"/>
          </m:rPr>
          <w:rPr>
            <w:rFonts w:hint="default" w:ascii="DejaVu Math TeX Gyre" w:hAnsi="DejaVu Math TeX Gyre"/>
          </w:rPr>
          <m:t>W=[</m:t>
        </m:r>
        <m:r>
          <m:rPr>
            <m:sty m:val="p"/>
          </m:rPr>
          <w:rPr>
            <w:rFonts w:hint="default" w:ascii="DejaVu Math TeX Gyre" w:hAnsi="DejaVu Math TeX Gyre"/>
            <w:lang w:val="en-US" w:eastAsia="zh-CN"/>
          </w:rPr>
          <m:t>0</m:t>
        </m:r>
        <m:r>
          <m:rPr>
            <m:sty m:val="p"/>
          </m:rPr>
          <w:rPr>
            <w:rFonts w:hint="eastAsia" w:ascii="DejaVu Math TeX Gyre" w:hAnsi="DejaVu Math TeX Gyre"/>
            <w:lang w:val="en-US" w:eastAsia="zh-CN"/>
          </w:rPr>
          <m:t>.</m:t>
        </m:r>
        <m:r>
          <m:rPr>
            <m:sty m:val="p"/>
          </m:rPr>
          <w:rPr>
            <w:rFonts w:hint="default" w:ascii="DejaVu Math TeX Gyre" w:hAnsi="DejaVu Math TeX Gyre"/>
            <w:lang w:val="en-US" w:eastAsia="zh-CN"/>
          </w:rPr>
          <m:t>4</m:t>
        </m:r>
        <m:r>
          <m:rPr>
            <m:sty m:val="p"/>
          </m:rPr>
          <w:rPr>
            <w:rFonts w:hint="default" w:ascii="DejaVu Math TeX Gyre" w:hAnsi="DejaVu Math TeX Gyre"/>
          </w:rPr>
          <m:t>,</m:t>
        </m:r>
        <m:r>
          <m:rPr>
            <m:sty m:val="p"/>
          </m:rPr>
          <w:rPr>
            <w:rFonts w:hint="default" w:ascii="DejaVu Math TeX Gyre" w:hAnsi="DejaVu Math TeX Gyre"/>
            <w:lang w:val="en-US" w:eastAsia="zh-CN"/>
          </w:rPr>
          <m:t>0</m:t>
        </m:r>
        <m:r>
          <m:rPr>
            <m:sty m:val="p"/>
          </m:rPr>
          <w:rPr>
            <w:rFonts w:hint="eastAsia" w:ascii="DejaVu Math TeX Gyre" w:hAnsi="DejaVu Math TeX Gyre"/>
            <w:lang w:val="en-US" w:eastAsia="zh-CN"/>
          </w:rPr>
          <m:t>.</m:t>
        </m:r>
        <m:r>
          <m:rPr>
            <m:sty m:val="p"/>
          </m:rPr>
          <w:rPr>
            <w:rFonts w:hint="default" w:ascii="DejaVu Math TeX Gyre" w:hAnsi="DejaVu Math TeX Gyre"/>
            <w:lang w:val="en-US" w:eastAsia="zh-CN"/>
          </w:rPr>
          <m:t>3</m:t>
        </m:r>
        <m:r>
          <m:rPr>
            <m:sty m:val="p"/>
          </m:rPr>
          <w:rPr>
            <w:rFonts w:hint="default" w:ascii="DejaVu Math TeX Gyre" w:hAnsi="DejaVu Math TeX Gyre"/>
          </w:rPr>
          <m:t>,</m:t>
        </m:r>
        <m:r>
          <m:rPr>
            <m:sty m:val="p"/>
          </m:rPr>
          <w:rPr>
            <w:rFonts w:hint="default" w:ascii="DejaVu Math TeX Gyre" w:hAnsi="DejaVu Math TeX Gyre"/>
            <w:lang w:val="en-US" w:eastAsia="zh-CN"/>
          </w:rPr>
          <m:t>0</m:t>
        </m:r>
        <m:r>
          <m:rPr>
            <m:sty m:val="p"/>
          </m:rPr>
          <w:rPr>
            <w:rFonts w:hint="eastAsia" w:ascii="DejaVu Math TeX Gyre" w:hAnsi="DejaVu Math TeX Gyre"/>
            <w:lang w:val="en-US" w:eastAsia="zh-CN"/>
          </w:rPr>
          <m:t>.</m:t>
        </m:r>
        <m:r>
          <m:rPr>
            <m:sty m:val="p"/>
          </m:rPr>
          <w:rPr>
            <w:rFonts w:hint="default" w:ascii="DejaVu Math TeX Gyre" w:hAnsi="DejaVu Math TeX Gyre"/>
            <w:lang w:val="en-US" w:eastAsia="zh-CN"/>
          </w:rPr>
          <m:t>3</m:t>
        </m:r>
        <m:sSup>
          <m:sSupPr>
            <m:ctrlPr>
              <w:rPr>
                <w:rFonts w:hint="default" w:ascii="DejaVu Math TeX Gyre" w:hAnsi="DejaVu Math TeX Gyre"/>
              </w:rPr>
            </m:ctrlPr>
          </m:sSupPr>
          <m:e>
            <m:r>
              <m:rPr>
                <m:sty m:val="p"/>
              </m:rPr>
              <w:rPr>
                <w:rFonts w:hint="default" w:ascii="DejaVu Math TeX Gyre" w:hAnsi="DejaVu Math TeX Gyre"/>
              </w:rPr>
              <m:t>]</m:t>
            </m:r>
            <m:ctrlPr>
              <w:rPr>
                <w:rFonts w:ascii="DejaVu Math TeX Gyre" w:hAnsi="DejaVu Math TeX Gyre"/>
              </w:rPr>
            </m:ctrlPr>
          </m:e>
          <m:sup>
            <m:r>
              <m:rPr>
                <m:sty m:val="p"/>
              </m:rPr>
              <w:rPr>
                <w:rFonts w:hint="default" w:ascii="DejaVu Math TeX Gyre" w:hAnsi="DejaVu Math TeX Gyre"/>
              </w:rPr>
              <m:t>T</m:t>
            </m:r>
            <m:ctrlPr>
              <w:rPr>
                <w:rFonts w:ascii="DejaVu Math TeX Gyre" w:hAnsi="DejaVu Math TeX Gyre"/>
              </w:rPr>
            </m:ctrlPr>
          </m:sup>
        </m:sSup>
      </m:oMath>
      <w:r>
        <w:t>，该数值反映了在一般战术通信环境下，节点生存能力（能量）略高于拓扑维持能力的典型配置。</w:t>
      </w:r>
    </w:p>
    <w:p w14:paraId="4CF9B75B">
      <w:pPr>
        <w:bidi w:val="0"/>
      </w:pPr>
      <w:r>
        <w:t>2. 属性归一化与参数标定</w:t>
      </w:r>
    </w:p>
    <w:p w14:paraId="3BE76174">
      <w:pPr>
        <w:bidi w:val="0"/>
      </w:pPr>
      <w:r>
        <w:t>为了消除不同量纲的影响，各属性因子的归一化及参数标定如下：</w:t>
      </w:r>
    </w:p>
    <w:p w14:paraId="4842E396">
      <w:pPr>
        <w:pStyle w:val="59"/>
        <w:numPr>
          <w:ilvl w:val="0"/>
          <w:numId w:val="20"/>
        </w:numPr>
        <w:bidi w:val="0"/>
      </w:pPr>
      <w:r>
        <w:t>能量因子</w:t>
      </w:r>
      <m:oMath>
        <m:sSubSup>
          <m:sSubSupPr>
            <m:ctrlPr>
              <w:rPr>
                <w:rFonts w:hint="default" w:ascii="DejaVu Math TeX Gyre" w:hAnsi="DejaVu Math TeX Gyre"/>
              </w:rPr>
            </m:ctrlPr>
          </m:sSubSupPr>
          <m:e>
            <m:r>
              <m:rPr>
                <m:sty m:val="p"/>
              </m:rPr>
              <w:rPr>
                <w:rFonts w:hint="default" w:ascii="DejaVu Math TeX Gyre" w:hAnsi="DejaVu Math TeX Gyre"/>
              </w:rPr>
              <m:t>I</m:t>
            </m:r>
            <m:ctrlPr>
              <w:rPr>
                <w:rFonts w:ascii="DejaVu Math TeX Gyre" w:hAnsi="DejaVu Math TeX Gyre"/>
              </w:rPr>
            </m:ctrlPr>
          </m:e>
          <m:sub>
            <m:r>
              <m:rPr>
                <m:sty m:val="p"/>
              </m:rPr>
              <w:rPr>
                <w:rFonts w:hint="default" w:ascii="DejaVu Math TeX Gyre" w:hAnsi="DejaVu Math TeX Gyre"/>
              </w:rPr>
              <m:t>energy</m:t>
            </m:r>
            <m:ctrlPr>
              <w:rPr>
                <w:rFonts w:ascii="DejaVu Math TeX Gyre" w:hAnsi="DejaVu Math TeX Gyre"/>
              </w:rPr>
            </m:ctrlPr>
          </m:sub>
          <m:sup>
            <m:r>
              <m:rPr>
                <m:sty m:val="p"/>
              </m:rPr>
              <w:rPr>
                <w:rFonts w:hint="default" w:ascii="DejaVu Math TeX Gyre" w:hAnsi="DejaVu Math TeX Gyre"/>
              </w:rPr>
              <m:t>(i)</m:t>
            </m:r>
            <m:ctrlPr>
              <w:rPr>
                <w:rFonts w:ascii="DejaVu Math TeX Gyre" w:hAnsi="DejaVu Math TeX Gyre"/>
              </w:rPr>
            </m:ctrlPr>
          </m:sup>
        </m:sSubSup>
      </m:oMath>
      <w:r>
        <w:t>​</w:t>
      </w:r>
      <w:r>
        <w:rPr>
          <w:rFonts w:hint="eastAsia"/>
          <w:lang w:eastAsia="zh-CN"/>
        </w:rPr>
        <w:t>：</w:t>
      </w:r>
      <w:r>
        <w:t>采用线性归一化，反映节点的剩余生存时间：</w:t>
      </w:r>
    </w:p>
    <w:p w14:paraId="2926ADBA">
      <w:pPr>
        <w:pStyle w:val="59"/>
        <w:bidi w:val="0"/>
        <w:rPr>
          <w:rFonts w:hint="eastAsia"/>
          <w:lang w:val="en-US" w:eastAsia="zh-CN"/>
        </w:rPr>
      </w:pPr>
      <m:oMathPara>
        <m:oMath>
          <m:sSubSup>
            <m:sSubSupPr>
              <m:ctrlPr>
                <w:rPr>
                  <w:rFonts w:hint="default" w:ascii="DejaVu Math TeX Gyre" w:hAnsi="DejaVu Math TeX Gyre"/>
                </w:rPr>
              </m:ctrlPr>
            </m:sSubSupPr>
            <m:e>
              <m:r>
                <m:rPr>
                  <m:sty m:val="p"/>
                </m:rPr>
                <w:rPr>
                  <w:rFonts w:hint="default" w:ascii="DejaVu Math TeX Gyre" w:hAnsi="DejaVu Math TeX Gyre"/>
                </w:rPr>
                <m:t>I</m:t>
              </m:r>
              <m:ctrlPr>
                <w:rPr>
                  <w:rFonts w:ascii="DejaVu Math TeX Gyre" w:hAnsi="DejaVu Math TeX Gyre"/>
                </w:rPr>
              </m:ctrlPr>
            </m:e>
            <m:sub>
              <m:r>
                <m:rPr>
                  <m:sty m:val="p"/>
                </m:rPr>
                <w:rPr>
                  <w:rFonts w:hint="default" w:ascii="DejaVu Math TeX Gyre" w:hAnsi="DejaVu Math TeX Gyre"/>
                </w:rPr>
                <m:t>energy</m:t>
              </m:r>
              <m:ctrlPr>
                <w:rPr>
                  <w:rFonts w:ascii="DejaVu Math TeX Gyre" w:hAnsi="DejaVu Math TeX Gyre"/>
                </w:rPr>
              </m:ctrlPr>
            </m:sub>
            <m:sup>
              <m:r>
                <m:rPr>
                  <m:sty m:val="p"/>
                </m:rPr>
                <w:rPr>
                  <w:rFonts w:hint="default" w:ascii="DejaVu Math TeX Gyre" w:hAnsi="DejaVu Math TeX Gyre"/>
                </w:rPr>
                <m:t>(i)</m:t>
              </m:r>
              <m:ctrlPr>
                <w:rPr>
                  <w:rFonts w:ascii="DejaVu Math TeX Gyre" w:hAnsi="DejaVu Math TeX Gyre"/>
                </w:rPr>
              </m:ctrlPr>
            </m:sup>
          </m:sSubSup>
          <m:r>
            <m:rPr>
              <m:sty m:val="p"/>
            </m:rPr>
            <w:rPr>
              <w:rFonts w:hint="default" w:ascii="DejaVu Math TeX Gyre" w:hAnsi="DejaVu Math TeX Gyre"/>
            </w:rPr>
            <m:t>=</m:t>
          </m:r>
          <m:f>
            <m:fPr>
              <m:ctrlPr>
                <w:rPr>
                  <w:rFonts w:hint="default" w:ascii="DejaVu Math TeX Gyre" w:hAnsi="DejaVu Math TeX Gyre"/>
                </w:rPr>
              </m:ctrlPr>
            </m:fPr>
            <m:num>
              <m:sSubSup>
                <m:sSubSupPr>
                  <m:ctrlPr>
                    <w:rPr>
                      <w:rFonts w:hint="default" w:ascii="DejaVu Math TeX Gyre" w:hAnsi="DejaVu Math TeX Gyre"/>
                    </w:rPr>
                  </m:ctrlPr>
                </m:sSubSupPr>
                <m:e>
                  <m:r>
                    <m:rPr>
                      <m:sty m:val="p"/>
                    </m:rPr>
                    <w:rPr>
                      <w:rFonts w:hint="default" w:ascii="DejaVu Math TeX Gyre" w:hAnsi="DejaVu Math TeX Gyre"/>
                    </w:rPr>
                    <m:t>E</m:t>
                  </m:r>
                  <m:ctrlPr>
                    <w:rPr>
                      <w:rFonts w:ascii="DejaVu Math TeX Gyre" w:hAnsi="DejaVu Math TeX Gyre"/>
                    </w:rPr>
                  </m:ctrlPr>
                </m:e>
                <m:sub>
                  <m:r>
                    <m:rPr>
                      <m:sty m:val="p"/>
                    </m:rPr>
                    <w:rPr>
                      <w:rFonts w:hint="default" w:ascii="DejaVu Math TeX Gyre" w:hAnsi="DejaVu Math TeX Gyre"/>
                    </w:rPr>
                    <m:t>res</m:t>
                  </m:r>
                  <m:ctrlPr>
                    <w:rPr>
                      <w:rFonts w:ascii="DejaVu Math TeX Gyre" w:hAnsi="DejaVu Math TeX Gyre"/>
                    </w:rPr>
                  </m:ctrlPr>
                </m:sub>
                <m:sup>
                  <m:r>
                    <m:rPr>
                      <m:sty m:val="p"/>
                    </m:rPr>
                    <w:rPr>
                      <w:rFonts w:hint="default" w:ascii="DejaVu Math TeX Gyre" w:hAnsi="DejaVu Math TeX Gyre"/>
                    </w:rPr>
                    <m:t>(i)</m:t>
                  </m:r>
                  <m:ctrlPr>
                    <w:rPr>
                      <w:rFonts w:ascii="DejaVu Math TeX Gyre" w:hAnsi="DejaVu Math TeX Gyre"/>
                    </w:rPr>
                  </m:ctrlPr>
                </m:sup>
              </m:sSubSup>
              <m:ctrlPr>
                <w:rPr>
                  <w:rFonts w:hint="default" w:ascii="DejaVu Math TeX Gyre" w:hAnsi="DejaVu Math TeX Gyre"/>
                </w:rPr>
              </m:ctrlPr>
            </m:num>
            <m:den>
              <m:sSub>
                <m:sSubPr>
                  <m:ctrlPr>
                    <w:rPr>
                      <w:rFonts w:hint="default" w:ascii="DejaVu Math TeX Gyre" w:hAnsi="DejaVu Math TeX Gyre"/>
                    </w:rPr>
                  </m:ctrlPr>
                </m:sSubPr>
                <m:e>
                  <m:r>
                    <m:rPr>
                      <m:sty m:val="p"/>
                    </m:rPr>
                    <w:rPr>
                      <w:rFonts w:hint="default" w:ascii="DejaVu Math TeX Gyre" w:hAnsi="DejaVu Math TeX Gyre"/>
                    </w:rPr>
                    <m:t>E</m:t>
                  </m:r>
                  <m:ctrlPr>
                    <w:rPr>
                      <w:rFonts w:ascii="DejaVu Math TeX Gyre" w:hAnsi="DejaVu Math TeX Gyre"/>
                    </w:rPr>
                  </m:ctrlPr>
                </m:e>
                <m:sub>
                  <m:r>
                    <m:rPr>
                      <m:sty m:val="p"/>
                    </m:rPr>
                    <w:rPr>
                      <w:rFonts w:hint="default" w:ascii="DejaVu Math TeX Gyre" w:hAnsi="DejaVu Math TeX Gyre"/>
                    </w:rPr>
                    <m:t>init</m:t>
                  </m:r>
                  <m:ctrlPr>
                    <w:rPr>
                      <w:rFonts w:ascii="DejaVu Math TeX Gyre" w:hAnsi="DejaVu Math TeX Gyre"/>
                    </w:rPr>
                  </m:ctrlPr>
                </m:sub>
              </m:sSub>
              <m:ctrlPr>
                <w:rPr>
                  <w:rFonts w:hint="default" w:ascii="DejaVu Math TeX Gyre" w:hAnsi="DejaVu Math TeX Gyre"/>
                </w:rPr>
              </m:ctrlPr>
            </m:den>
          </m:f>
        </m:oMath>
      </m:oMathPara>
    </w:p>
    <w:p w14:paraId="4F929C3C">
      <w:pPr>
        <w:pStyle w:val="59"/>
        <w:bidi w:val="0"/>
      </w:pPr>
      <w:r>
        <w:t>其中</w:t>
      </w:r>
      <m:oMath>
        <m:sSubSup>
          <m:sSubSupPr>
            <m:ctrlPr>
              <w:rPr>
                <w:rFonts w:hint="default" w:ascii="DejaVu Math TeX Gyre" w:hAnsi="DejaVu Math TeX Gyre"/>
              </w:rPr>
            </m:ctrlPr>
          </m:sSubSupPr>
          <m:e>
            <m:r>
              <m:rPr>
                <m:sty m:val="p"/>
              </m:rPr>
              <w:rPr>
                <w:rFonts w:hint="default" w:ascii="DejaVu Math TeX Gyre" w:hAnsi="DejaVu Math TeX Gyre"/>
              </w:rPr>
              <m:t>E</m:t>
            </m:r>
            <m:ctrlPr>
              <w:rPr>
                <w:rFonts w:ascii="DejaVu Math TeX Gyre" w:hAnsi="DejaVu Math TeX Gyre"/>
              </w:rPr>
            </m:ctrlPr>
          </m:e>
          <m:sub>
            <m:r>
              <m:rPr>
                <m:sty m:val="p"/>
              </m:rPr>
              <w:rPr>
                <w:rFonts w:hint="default" w:ascii="DejaVu Math TeX Gyre" w:hAnsi="DejaVu Math TeX Gyre"/>
              </w:rPr>
              <m:t>res</m:t>
            </m:r>
            <m:ctrlPr>
              <w:rPr>
                <w:rFonts w:ascii="DejaVu Math TeX Gyre" w:hAnsi="DejaVu Math TeX Gyre"/>
              </w:rPr>
            </m:ctrlPr>
          </m:sub>
          <m:sup>
            <m:r>
              <m:rPr>
                <m:sty m:val="p"/>
              </m:rPr>
              <w:rPr>
                <w:rFonts w:hint="default" w:ascii="DejaVu Math TeX Gyre" w:hAnsi="DejaVu Math TeX Gyre"/>
              </w:rPr>
              <m:t>(i)</m:t>
            </m:r>
            <m:ctrlPr>
              <w:rPr>
                <w:rFonts w:ascii="DejaVu Math TeX Gyre" w:hAnsi="DejaVu Math TeX Gyre"/>
              </w:rPr>
            </m:ctrlPr>
          </m:sup>
        </m:sSubSup>
      </m:oMath>
      <w:r>
        <w:t>为当前剩余能量，</w:t>
      </w:r>
      <m:oMath>
        <m:sSub>
          <m:sSubPr>
            <m:ctrlPr>
              <w:rPr>
                <w:rFonts w:hint="default" w:ascii="DejaVu Math TeX Gyre" w:hAnsi="DejaVu Math TeX Gyre"/>
              </w:rPr>
            </m:ctrlPr>
          </m:sSubPr>
          <m:e>
            <m:r>
              <m:rPr>
                <m:sty m:val="p"/>
              </m:rPr>
              <w:rPr>
                <w:rFonts w:hint="default" w:ascii="DejaVu Math TeX Gyre" w:hAnsi="DejaVu Math TeX Gyre"/>
              </w:rPr>
              <m:t>E</m:t>
            </m:r>
            <m:ctrlPr>
              <w:rPr>
                <w:rFonts w:ascii="DejaVu Math TeX Gyre" w:hAnsi="DejaVu Math TeX Gyre"/>
              </w:rPr>
            </m:ctrlPr>
          </m:e>
          <m:sub>
            <m:r>
              <m:rPr>
                <m:sty m:val="p"/>
              </m:rPr>
              <w:rPr>
                <w:rFonts w:hint="default" w:ascii="DejaVu Math TeX Gyre" w:hAnsi="DejaVu Math TeX Gyre"/>
              </w:rPr>
              <m:t>init</m:t>
            </m:r>
            <m:ctrlPr>
              <w:rPr>
                <w:rFonts w:ascii="DejaVu Math TeX Gyre" w:hAnsi="DejaVu Math TeX Gyre"/>
              </w:rPr>
            </m:ctrlPr>
          </m:sub>
        </m:sSub>
      </m:oMath>
      <w:r>
        <w:t>为初始能量。</w:t>
      </w:r>
    </w:p>
    <w:p w14:paraId="0DE0022C">
      <w:pPr>
        <w:pStyle w:val="59"/>
        <w:bidi w:val="0"/>
      </w:pPr>
      <w:r>
        <w:t>B. 拓扑因子</w:t>
      </w:r>
      <m:oMath>
        <m:sSubSup>
          <m:sSubSupPr>
            <m:ctrlPr>
              <w:rPr>
                <w:rFonts w:hint="default" w:ascii="DejaVu Math TeX Gyre" w:hAnsi="DejaVu Math TeX Gyre"/>
              </w:rPr>
            </m:ctrlPr>
          </m:sSubSupPr>
          <m:e>
            <m:r>
              <m:rPr>
                <m:sty m:val="p"/>
              </m:rPr>
              <w:rPr>
                <w:rFonts w:hint="default" w:ascii="DejaVu Math TeX Gyre" w:hAnsi="DejaVu Math TeX Gyre"/>
              </w:rPr>
              <m:t>I</m:t>
            </m:r>
            <m:ctrlPr>
              <w:rPr>
                <w:rFonts w:ascii="DejaVu Math TeX Gyre" w:hAnsi="DejaVu Math TeX Gyre"/>
              </w:rPr>
            </m:ctrlPr>
          </m:e>
          <m:sub>
            <m:r>
              <m:rPr>
                <m:sty m:val="p"/>
              </m:rPr>
              <w:rPr>
                <w:rFonts w:hint="default" w:ascii="DejaVu Math TeX Gyre" w:hAnsi="DejaVu Math TeX Gyre"/>
              </w:rPr>
              <m:t>topo</m:t>
            </m:r>
            <m:ctrlPr>
              <w:rPr>
                <w:rFonts w:ascii="DejaVu Math TeX Gyre" w:hAnsi="DejaVu Math TeX Gyre"/>
              </w:rPr>
            </m:ctrlPr>
          </m:sub>
          <m:sup>
            <m:r>
              <m:rPr>
                <m:sty m:val="p"/>
              </m:rPr>
              <w:rPr>
                <w:rFonts w:hint="default" w:ascii="DejaVu Math TeX Gyre" w:hAnsi="DejaVu Math TeX Gyre"/>
              </w:rPr>
              <m:t>(i)</m:t>
            </m:r>
            <m:ctrlPr>
              <w:rPr>
                <w:rFonts w:ascii="DejaVu Math TeX Gyre" w:hAnsi="DejaVu Math TeX Gyre"/>
              </w:rPr>
            </m:ctrlPr>
          </m:sup>
        </m:sSubSup>
      </m:oMath>
      <w:r>
        <w:rPr>
          <w:rFonts w:hint="eastAsia" w:hAnsi="DejaVu Math TeX Gyre"/>
          <w:i w:val="0"/>
          <w:lang w:eastAsia="zh-CN"/>
        </w:rPr>
        <w:t>：</w:t>
      </w:r>
      <w:r>
        <w:t>为了衡量节点相对于簇中心的相对稳定性，采用Sigmoid 函数对相对速度进行非线性映射。相比于线性函数，Sigmoid 函数在阈值附近的区分度更高：</w:t>
      </w:r>
    </w:p>
    <w:p w14:paraId="1D1B8443">
      <w:pPr>
        <w:pStyle w:val="59"/>
        <w:bidi w:val="0"/>
        <w:rPr>
          <w:rFonts w:hint="eastAsia"/>
          <w:lang w:val="en-US" w:eastAsia="zh-CN"/>
        </w:rPr>
      </w:pPr>
      <m:oMathPara>
        <m:oMath>
          <m:sSubSup>
            <m:sSubSupPr>
              <m:ctrlPr>
                <w:rPr>
                  <w:rFonts w:hint="default" w:ascii="DejaVu Math TeX Gyre" w:hAnsi="DejaVu Math TeX Gyre"/>
                </w:rPr>
              </m:ctrlPr>
            </m:sSubSupPr>
            <m:e>
              <m:r>
                <m:rPr>
                  <m:sty m:val="p"/>
                </m:rPr>
                <w:rPr>
                  <w:rFonts w:hint="default" w:ascii="DejaVu Math TeX Gyre" w:hAnsi="DejaVu Math TeX Gyre"/>
                </w:rPr>
                <m:t>I</m:t>
              </m:r>
              <m:ctrlPr>
                <w:rPr>
                  <w:rFonts w:ascii="DejaVu Math TeX Gyre" w:hAnsi="DejaVu Math TeX Gyre"/>
                </w:rPr>
              </m:ctrlPr>
            </m:e>
            <m:sub>
              <m:r>
                <m:rPr>
                  <m:sty m:val="p"/>
                </m:rPr>
                <w:rPr>
                  <w:rFonts w:hint="default" w:ascii="DejaVu Math TeX Gyre" w:hAnsi="DejaVu Math TeX Gyre"/>
                </w:rPr>
                <m:t>topo</m:t>
              </m:r>
              <m:ctrlPr>
                <w:rPr>
                  <w:rFonts w:ascii="DejaVu Math TeX Gyre" w:hAnsi="DejaVu Math TeX Gyre"/>
                </w:rPr>
              </m:ctrlPr>
            </m:sub>
            <m:sup>
              <m:r>
                <m:rPr>
                  <m:sty m:val="p"/>
                </m:rPr>
                <w:rPr>
                  <w:rFonts w:hint="default" w:ascii="DejaVu Math TeX Gyre" w:hAnsi="DejaVu Math TeX Gyre"/>
                </w:rPr>
                <m:t>(i)</m:t>
              </m:r>
              <m:ctrlPr>
                <w:rPr>
                  <w:rFonts w:ascii="DejaVu Math TeX Gyre" w:hAnsi="DejaVu Math TeX Gyre"/>
                </w:rPr>
              </m:ctrlPr>
            </m:sup>
          </m:sSubSup>
          <m:r>
            <m:rPr>
              <m:sty m:val="p"/>
            </m:rPr>
            <w:rPr>
              <w:rFonts w:hint="default" w:ascii="DejaVu Math TeX Gyre" w:hAnsi="DejaVu Math TeX Gyre"/>
            </w:rPr>
            <m:t>=</m:t>
          </m:r>
          <m:f>
            <m:fPr>
              <m:ctrlPr>
                <w:rPr>
                  <w:rFonts w:hint="default" w:ascii="DejaVu Math TeX Gyre" w:hAnsi="DejaVu Math TeX Gyre"/>
                </w:rPr>
              </m:ctrlPr>
            </m:fPr>
            <m:num>
              <m:r>
                <m:rPr>
                  <m:sty m:val="p"/>
                </m:rPr>
                <w:rPr>
                  <w:rFonts w:hint="default" w:ascii="DejaVu Math TeX Gyre" w:hAnsi="DejaVu Math TeX Gyre"/>
                </w:rPr>
                <m:t>1</m:t>
              </m:r>
              <m:ctrlPr>
                <w:rPr>
                  <w:rFonts w:ascii="DejaVu Math TeX Gyre" w:hAnsi="DejaVu Math TeX Gyre"/>
                </w:rPr>
              </m:ctrlPr>
            </m:num>
            <m:den>
              <m:r>
                <m:rPr>
                  <m:sty m:val="p"/>
                </m:rPr>
                <w:rPr>
                  <w:rFonts w:hint="default" w:ascii="DejaVu Math TeX Gyre" w:hAnsi="DejaVu Math TeX Gyre"/>
                </w:rPr>
                <m:t>1+</m:t>
              </m:r>
              <m:sSup>
                <m:sSupPr>
                  <m:ctrlPr>
                    <w:rPr>
                      <w:rFonts w:hint="default" w:ascii="DejaVu Math TeX Gyre" w:hAnsi="DejaVu Math TeX Gyre"/>
                    </w:rPr>
                  </m:ctrlPr>
                </m:sSupPr>
                <m:e>
                  <m:r>
                    <m:rPr>
                      <m:sty m:val="p"/>
                    </m:rPr>
                    <w:rPr>
                      <w:rFonts w:hint="default" w:ascii="DejaVu Math TeX Gyre" w:hAnsi="DejaVu Math TeX Gyre"/>
                    </w:rPr>
                    <m:t>e</m:t>
                  </m:r>
                  <m:ctrlPr>
                    <w:rPr>
                      <w:rFonts w:ascii="DejaVu Math TeX Gyre" w:hAnsi="DejaVu Math TeX Gyre"/>
                    </w:rPr>
                  </m:ctrlPr>
                </m:e>
                <m:sup>
                  <m:r>
                    <m:rPr>
                      <m:sty m:val="p"/>
                    </m:rPr>
                    <w:rPr>
                      <w:rFonts w:hint="default" w:ascii="DejaVu Math TeX Gyre" w:hAnsi="DejaVu Math TeX Gyre"/>
                    </w:rPr>
                    <m:t>λ(</m:t>
                  </m:r>
                  <m:sSub>
                    <m:sSubPr>
                      <m:ctrlPr>
                        <w:rPr>
                          <w:rFonts w:hint="default" w:ascii="DejaVu Math TeX Gyre" w:hAnsi="DejaVu Math TeX Gyre"/>
                        </w:rPr>
                      </m:ctrlPr>
                    </m:sSubPr>
                    <m:e>
                      <m:r>
                        <m:rPr>
                          <m:sty m:val="p"/>
                        </m:rPr>
                        <w:rPr>
                          <w:rFonts w:hint="default" w:ascii="DejaVu Math TeX Gyre" w:hAnsi="DejaVu Math TeX Gyre"/>
                        </w:rPr>
                        <m:t>v</m:t>
                      </m:r>
                      <m:ctrlPr>
                        <w:rPr>
                          <w:rFonts w:ascii="DejaVu Math TeX Gyre" w:hAnsi="DejaVu Math TeX Gyre"/>
                        </w:rPr>
                      </m:ctrlPr>
                    </m:e>
                    <m:sub>
                      <m:r>
                        <m:rPr>
                          <m:sty m:val="p"/>
                        </m:rPr>
                        <w:rPr>
                          <w:rFonts w:hint="default" w:ascii="DejaVu Math TeX Gyre" w:hAnsi="DejaVu Math TeX Gyre"/>
                        </w:rPr>
                        <m:t>i</m:t>
                      </m:r>
                      <m:ctrlPr>
                        <w:rPr>
                          <w:rFonts w:ascii="DejaVu Math TeX Gyre" w:hAnsi="DejaVu Math TeX Gyre"/>
                        </w:rPr>
                      </m:ctrlPr>
                    </m:sub>
                  </m:sSub>
                  <m:r>
                    <m:rPr>
                      <m:sty m:val="p"/>
                    </m:rPr>
                    <w:rPr>
                      <w:rFonts w:hint="default" w:ascii="DejaVu Math TeX Gyre" w:hAnsi="DejaVu Math TeX Gyre"/>
                    </w:rPr>
                    <m:t>−</m:t>
                  </m:r>
                  <m:sSub>
                    <m:sSubPr>
                      <m:ctrlPr>
                        <w:rPr>
                          <w:rFonts w:hint="default" w:ascii="DejaVu Math TeX Gyre" w:hAnsi="DejaVu Math TeX Gyre"/>
                        </w:rPr>
                      </m:ctrlPr>
                    </m:sSubPr>
                    <m:e>
                      <m:r>
                        <m:rPr>
                          <m:sty m:val="p"/>
                        </m:rPr>
                        <w:rPr>
                          <w:rFonts w:hint="default" w:ascii="DejaVu Math TeX Gyre" w:hAnsi="DejaVu Math TeX Gyre"/>
                        </w:rPr>
                        <m:t>v</m:t>
                      </m:r>
                      <m:ctrlPr>
                        <w:rPr>
                          <w:rFonts w:ascii="DejaVu Math TeX Gyre" w:hAnsi="DejaVu Math TeX Gyre"/>
                        </w:rPr>
                      </m:ctrlPr>
                    </m:e>
                    <m:sub>
                      <m:r>
                        <m:rPr>
                          <m:sty m:val="p"/>
                        </m:rPr>
                        <w:rPr>
                          <w:rFonts w:hint="default" w:ascii="DejaVu Math TeX Gyre" w:hAnsi="DejaVu Math TeX Gyre"/>
                        </w:rPr>
                        <m:t>th</m:t>
                      </m:r>
                      <m:ctrlPr>
                        <w:rPr>
                          <w:rFonts w:ascii="DejaVu Math TeX Gyre" w:hAnsi="DejaVu Math TeX Gyre"/>
                        </w:rPr>
                      </m:ctrlPr>
                    </m:sub>
                  </m:sSub>
                  <m:r>
                    <m:rPr>
                      <m:sty m:val="p"/>
                    </m:rPr>
                    <w:rPr>
                      <w:rFonts w:hint="default" w:ascii="DejaVu Math TeX Gyre" w:hAnsi="DejaVu Math TeX Gyre"/>
                    </w:rPr>
                    <m:t>)</m:t>
                  </m:r>
                  <m:ctrlPr>
                    <w:rPr>
                      <w:rFonts w:hint="default" w:ascii="DejaVu Math TeX Gyre" w:hAnsi="DejaVu Math TeX Gyre"/>
                    </w:rPr>
                  </m:ctrlPr>
                </m:sup>
              </m:sSup>
              <m:ctrlPr>
                <w:rPr>
                  <w:rFonts w:hint="default" w:ascii="DejaVu Math TeX Gyre" w:hAnsi="DejaVu Math TeX Gyre"/>
                </w:rPr>
              </m:ctrlPr>
            </m:den>
          </m:f>
        </m:oMath>
      </m:oMathPara>
    </w:p>
    <w:p w14:paraId="7BF14E07">
      <w:pPr>
        <w:bidi w:val="0"/>
      </w:pPr>
      <w:r>
        <w:t>其中：</w:t>
      </w:r>
    </w:p>
    <w:p w14:paraId="24003FD6">
      <w:pPr>
        <w:bidi w:val="0"/>
      </w:pPr>
      <m:oMath>
        <m:sSub>
          <m:sSubPr>
            <m:ctrlPr>
              <w:rPr>
                <w:rFonts w:hint="default" w:ascii="DejaVu Math TeX Gyre" w:hAnsi="DejaVu Math TeX Gyre"/>
              </w:rPr>
            </m:ctrlPr>
          </m:sSubPr>
          <m:e>
            <m:r>
              <m:rPr>
                <m:sty m:val="p"/>
              </m:rPr>
              <w:rPr>
                <w:rFonts w:hint="default" w:ascii="DejaVu Math TeX Gyre" w:hAnsi="DejaVu Math TeX Gyre"/>
              </w:rPr>
              <m:t>v</m:t>
            </m:r>
            <m:ctrlPr>
              <w:rPr>
                <w:rFonts w:ascii="DejaVu Math TeX Gyre" w:hAnsi="DejaVu Math TeX Gyre"/>
              </w:rPr>
            </m:ctrlPr>
          </m:e>
          <m:sub>
            <m:r>
              <m:rPr>
                <m:sty m:val="p"/>
              </m:rPr>
              <w:rPr>
                <w:rFonts w:hint="default" w:ascii="DejaVu Math TeX Gyre" w:hAnsi="DejaVu Math TeX Gyre"/>
              </w:rPr>
              <m:t>i</m:t>
            </m:r>
            <m:ctrlPr>
              <w:rPr>
                <w:rFonts w:ascii="DejaVu Math TeX Gyre" w:hAnsi="DejaVu Math TeX Gyre"/>
              </w:rPr>
            </m:ctrlPr>
          </m:sub>
        </m:sSub>
      </m:oMath>
      <w:r>
        <w:t>为节点</w:t>
      </w:r>
      <m:oMath>
        <m:r>
          <m:rPr>
            <m:sty m:val="p"/>
          </m:rPr>
          <w:rPr>
            <w:rFonts w:hint="default" w:ascii="DejaVu Math TeX Gyre" w:hAnsi="DejaVu Math TeX Gyre"/>
          </w:rPr>
          <m:t>i</m:t>
        </m:r>
      </m:oMath>
      <w:r>
        <w:t>相对于簇内平均位置的相对移动速度。</w:t>
      </w:r>
    </w:p>
    <w:p w14:paraId="2938DE3D">
      <w:pPr>
        <w:pStyle w:val="59"/>
        <w:bidi w:val="0"/>
      </w:pPr>
      <m:oMath>
        <m:sSub>
          <m:sSubPr>
            <m:ctrlPr>
              <w:rPr>
                <w:rFonts w:hint="default" w:ascii="DejaVu Math TeX Gyre" w:hAnsi="DejaVu Math TeX Gyre"/>
              </w:rPr>
            </m:ctrlPr>
          </m:sSubPr>
          <m:e>
            <m:r>
              <m:rPr>
                <m:sty m:val="p"/>
              </m:rPr>
              <w:rPr>
                <w:rFonts w:hint="default" w:ascii="DejaVu Math TeX Gyre" w:hAnsi="DejaVu Math TeX Gyre"/>
              </w:rPr>
              <m:t>v</m:t>
            </m:r>
            <m:ctrlPr>
              <w:rPr>
                <w:rFonts w:ascii="DejaVu Math TeX Gyre" w:hAnsi="DejaVu Math TeX Gyre"/>
              </w:rPr>
            </m:ctrlPr>
          </m:e>
          <m:sub>
            <m:r>
              <m:rPr>
                <m:sty m:val="p"/>
              </m:rPr>
              <w:rPr>
                <w:rFonts w:hint="default" w:ascii="DejaVu Math TeX Gyre" w:hAnsi="DejaVu Math TeX Gyre"/>
              </w:rPr>
              <m:t>th</m:t>
            </m:r>
            <m:ctrlPr>
              <w:rPr>
                <w:rFonts w:ascii="DejaVu Math TeX Gyre" w:hAnsi="DejaVu Math TeX Gyre"/>
              </w:rPr>
            </m:ctrlPr>
          </m:sub>
        </m:sSub>
      </m:oMath>
      <w:r>
        <w:t>为速度稳定性阈值，通常取值为无人机编队的平均巡航速度</w:t>
      </w:r>
      <m:oMath>
        <m:sSub>
          <m:sSubPr>
            <m:ctrlPr>
              <w:rPr>
                <w:rFonts w:hint="default" w:ascii="DejaVu Math TeX Gyre" w:hAnsi="DejaVu Math TeX Gyre"/>
              </w:rPr>
            </m:ctrlPr>
          </m:sSubPr>
          <m:e>
            <m:r>
              <m:rPr>
                <m:sty m:val="p"/>
              </m:rPr>
              <w:rPr>
                <w:rFonts w:hint="default" w:ascii="DejaVu Math TeX Gyre" w:hAnsi="DejaVu Math TeX Gyre"/>
              </w:rPr>
              <m:t>v</m:t>
            </m:r>
            <m:ctrlPr>
              <w:rPr>
                <w:rFonts w:ascii="DejaVu Math TeX Gyre" w:hAnsi="DejaVu Math TeX Gyre"/>
              </w:rPr>
            </m:ctrlPr>
          </m:e>
          <m:sub>
            <m:r>
              <m:rPr>
                <m:sty m:val="p"/>
              </m:rPr>
              <w:rPr>
                <w:rFonts w:hint="eastAsia" w:ascii="DejaVu Math TeX Gyre" w:hAnsi="DejaVu Math TeX Gyre"/>
                <w:lang w:val="en-US" w:eastAsia="zh-CN"/>
              </w:rPr>
              <m:t>avg</m:t>
            </m:r>
            <m:ctrlPr>
              <w:rPr>
                <w:rFonts w:ascii="DejaVu Math TeX Gyre" w:hAnsi="DejaVu Math TeX Gyre"/>
              </w:rPr>
            </m:ctrlPr>
          </m:sub>
        </m:sSub>
      </m:oMath>
      <w:r>
        <w:t>。</w:t>
      </w:r>
    </w:p>
    <w:p w14:paraId="77090207">
      <w:pPr>
        <w:pStyle w:val="59"/>
        <w:bidi w:val="0"/>
      </w:pPr>
      <m:oMath>
        <m:r>
          <m:rPr>
            <m:sty m:val="p"/>
          </m:rPr>
          <w:rPr>
            <w:rFonts w:hint="default" w:ascii="DejaVu Math TeX Gyre" w:hAnsi="DejaVu Math TeX Gyre"/>
          </w:rPr>
          <m:t>λ</m:t>
        </m:r>
      </m:oMath>
      <w:r>
        <w:t>为灵敏度系数 (Sensitivity Coefficient)，用于控制评分随速度变化的衰减速率。本文根据无人机最大机动性能进行标定，取</w:t>
      </w:r>
      <m:oMath>
        <m:r>
          <m:rPr>
            <m:sty m:val="p"/>
          </m:rPr>
          <w:rPr>
            <w:rFonts w:hint="default" w:ascii="DejaVu Math TeX Gyre" w:hAnsi="DejaVu Math TeX Gyre"/>
          </w:rPr>
          <m:t>λ=</m:t>
        </m:r>
        <m:f>
          <m:fPr>
            <m:ctrlPr>
              <w:rPr>
                <w:rFonts w:hint="default" w:ascii="DejaVu Math TeX Gyre" w:hAnsi="DejaVu Math TeX Gyre"/>
              </w:rPr>
            </m:ctrlPr>
          </m:fPr>
          <m:num>
            <m:r>
              <m:rPr>
                <m:sty m:val="p"/>
              </m:rPr>
              <w:rPr>
                <w:rFonts w:hint="default" w:ascii="DejaVu Math TeX Gyre" w:hAnsi="DejaVu Math TeX Gyre"/>
              </w:rPr>
              <m:t>4</m:t>
            </m:r>
            <m:ctrlPr>
              <w:rPr>
                <w:rFonts w:ascii="DejaVu Math TeX Gyre" w:hAnsi="DejaVu Math TeX Gyre"/>
              </w:rPr>
            </m:ctrlPr>
          </m:num>
          <m:den>
            <m:sSub>
              <m:sSubPr>
                <m:ctrlPr>
                  <w:rPr>
                    <w:rFonts w:hint="default" w:ascii="DejaVu Math TeX Gyre" w:hAnsi="DejaVu Math TeX Gyre"/>
                  </w:rPr>
                </m:ctrlPr>
              </m:sSubPr>
              <m:e>
                <m:r>
                  <m:rPr>
                    <m:sty m:val="p"/>
                  </m:rPr>
                  <w:rPr>
                    <w:rFonts w:hint="default" w:ascii="DejaVu Math TeX Gyre" w:hAnsi="DejaVu Math TeX Gyre"/>
                  </w:rPr>
                  <m:t>v</m:t>
                </m:r>
                <m:ctrlPr>
                  <w:rPr>
                    <w:rFonts w:ascii="DejaVu Math TeX Gyre" w:hAnsi="DejaVu Math TeX Gyre"/>
                  </w:rPr>
                </m:ctrlPr>
              </m:e>
              <m:sub>
                <m:r>
                  <m:rPr>
                    <m:sty m:val="p"/>
                  </m:rPr>
                  <w:rPr>
                    <w:rFonts w:hint="default" w:ascii="DejaVu Math TeX Gyre" w:hAnsi="DejaVu Math TeX Gyre"/>
                  </w:rPr>
                  <m:t>max</m:t>
                </m:r>
                <m:ctrlPr>
                  <w:rPr>
                    <w:rFonts w:ascii="DejaVu Math TeX Gyre" w:hAnsi="DejaVu Math TeX Gyre"/>
                  </w:rPr>
                </m:ctrlPr>
              </m:sub>
            </m:sSub>
            <m:ctrlPr>
              <w:rPr>
                <w:rFonts w:hint="default" w:ascii="DejaVu Math TeX Gyre" w:hAnsi="DejaVu Math TeX Gyre"/>
              </w:rPr>
            </m:ctrlPr>
          </m:den>
        </m:f>
        <m:r>
          <m:rPr>
            <m:sty m:val="p"/>
          </m:rPr>
          <w:rPr>
            <w:rFonts w:hint="default" w:ascii="DejaVu Math TeX Gyre" w:hAnsi="DejaVu Math TeX Gyre"/>
          </w:rPr>
          <m:t>​</m:t>
        </m:r>
      </m:oMath>
      <w:r>
        <w:t>。该设置确保了当节点速度接近最大速度</w:t>
      </w:r>
      <m:oMath>
        <m:sSub>
          <m:sSubPr>
            <m:ctrlPr>
              <w:rPr>
                <w:rFonts w:hint="default" w:ascii="DejaVu Math TeX Gyre" w:hAnsi="DejaVu Math TeX Gyre"/>
              </w:rPr>
            </m:ctrlPr>
          </m:sSubPr>
          <m:e>
            <m:r>
              <m:rPr>
                <m:sty m:val="p"/>
              </m:rPr>
              <w:rPr>
                <w:rFonts w:hint="default" w:ascii="DejaVu Math TeX Gyre" w:hAnsi="DejaVu Math TeX Gyre"/>
              </w:rPr>
              <m:t>v</m:t>
            </m:r>
            <m:ctrlPr>
              <w:rPr>
                <w:rFonts w:ascii="DejaVu Math TeX Gyre" w:hAnsi="DejaVu Math TeX Gyre"/>
              </w:rPr>
            </m:ctrlPr>
          </m:e>
          <m:sub>
            <m:r>
              <m:rPr>
                <m:sty m:val="p"/>
              </m:rPr>
              <w:rPr>
                <w:rFonts w:hint="eastAsia" w:ascii="DejaVu Math TeX Gyre" w:hAnsi="DejaVu Math TeX Gyre"/>
                <w:lang w:val="en-US" w:eastAsia="zh-CN"/>
              </w:rPr>
              <m:t>max</m:t>
            </m:r>
            <m:ctrlPr>
              <w:rPr>
                <w:rFonts w:ascii="DejaVu Math TeX Gyre" w:hAnsi="DejaVu Math TeX Gyre"/>
              </w:rPr>
            </m:ctrlPr>
          </m:sub>
        </m:sSub>
      </m:oMath>
      <w:r>
        <w:t>时，其拓扑评分将快速趋近于 0，从而排除高动态节点担任代理的可能性。</w:t>
      </w:r>
    </w:p>
    <w:p w14:paraId="6C7C7D6B">
      <w:pPr>
        <w:pStyle w:val="59"/>
        <w:bidi w:val="0"/>
      </w:pPr>
      <w:r>
        <w:t>C. 链路因子</w:t>
      </w:r>
      <m:oMath>
        <m:sSubSup>
          <m:sSubSupPr>
            <m:ctrlPr>
              <w:rPr>
                <w:rFonts w:hint="default" w:ascii="DejaVu Math TeX Gyre" w:hAnsi="DejaVu Math TeX Gyre"/>
              </w:rPr>
            </m:ctrlPr>
          </m:sSubSupPr>
          <m:e>
            <m:r>
              <m:rPr>
                <m:sty m:val="p"/>
              </m:rPr>
              <w:rPr>
                <w:rFonts w:hint="default" w:ascii="DejaVu Math TeX Gyre" w:hAnsi="DejaVu Math TeX Gyre"/>
              </w:rPr>
              <m:t>I</m:t>
            </m:r>
            <m:ctrlPr>
              <w:rPr>
                <w:rFonts w:ascii="DejaVu Math TeX Gyre" w:hAnsi="DejaVu Math TeX Gyre"/>
              </w:rPr>
            </m:ctrlPr>
          </m:e>
          <m:sub>
            <m:r>
              <m:rPr>
                <m:sty m:val="p"/>
              </m:rPr>
              <w:rPr>
                <w:rFonts w:hint="default" w:ascii="DejaVu Math TeX Gyre" w:hAnsi="DejaVu Math TeX Gyre"/>
              </w:rPr>
              <m:t>link</m:t>
            </m:r>
            <m:ctrlPr>
              <w:rPr>
                <w:rFonts w:ascii="DejaVu Math TeX Gyre" w:hAnsi="DejaVu Math TeX Gyre"/>
              </w:rPr>
            </m:ctrlPr>
          </m:sub>
          <m:sup>
            <m:r>
              <m:rPr>
                <m:sty m:val="p"/>
              </m:rPr>
              <w:rPr>
                <w:rFonts w:hint="default" w:ascii="DejaVu Math TeX Gyre" w:hAnsi="DejaVu Math TeX Gyre"/>
              </w:rPr>
              <m:t>(i)</m:t>
            </m:r>
            <m:ctrlPr>
              <w:rPr>
                <w:rFonts w:ascii="DejaVu Math TeX Gyre" w:hAnsi="DejaVu Math TeX Gyre"/>
              </w:rPr>
            </m:ctrlPr>
          </m:sup>
        </m:sSubSup>
      </m:oMath>
      <w:r>
        <w:rPr>
          <w:rFonts w:hint="eastAsia" w:hAnsi="DejaVu Math TeX Gyre"/>
          <w:i w:val="0"/>
          <w:lang w:eastAsia="zh-CN"/>
        </w:rPr>
        <w:t>：</w:t>
      </w:r>
      <w:r>
        <w:t>反映节点与簇内其他节点的平均链路质量：</w:t>
      </w:r>
    </w:p>
    <w:p w14:paraId="01F540FE">
      <w:pPr>
        <w:pStyle w:val="59"/>
        <w:bidi w:val="0"/>
        <w:rPr>
          <w:rFonts w:hint="eastAsia"/>
          <w:lang w:val="en-US" w:eastAsia="zh-CN"/>
        </w:rPr>
      </w:pPr>
      <m:oMathPara>
        <m:oMath>
          <m:sSubSup>
            <m:sSubSupPr>
              <m:ctrlPr>
                <w:rPr>
                  <w:rFonts w:hint="default" w:ascii="DejaVu Math TeX Gyre" w:hAnsi="DejaVu Math TeX Gyre"/>
                </w:rPr>
              </m:ctrlPr>
            </m:sSubSupPr>
            <m:e>
              <m:r>
                <m:rPr>
                  <m:sty m:val="p"/>
                </m:rPr>
                <w:rPr>
                  <w:rFonts w:hint="default" w:ascii="DejaVu Math TeX Gyre" w:hAnsi="DejaVu Math TeX Gyre"/>
                </w:rPr>
                <m:t>I</m:t>
              </m:r>
              <m:ctrlPr>
                <w:rPr>
                  <w:rFonts w:ascii="DejaVu Math TeX Gyre" w:hAnsi="DejaVu Math TeX Gyre"/>
                </w:rPr>
              </m:ctrlPr>
            </m:e>
            <m:sub>
              <m:r>
                <m:rPr>
                  <m:sty m:val="p"/>
                </m:rPr>
                <w:rPr>
                  <w:rFonts w:hint="default" w:ascii="DejaVu Math TeX Gyre" w:hAnsi="DejaVu Math TeX Gyre"/>
                </w:rPr>
                <m:t>link</m:t>
              </m:r>
              <m:ctrlPr>
                <w:rPr>
                  <w:rFonts w:ascii="DejaVu Math TeX Gyre" w:hAnsi="DejaVu Math TeX Gyre"/>
                </w:rPr>
              </m:ctrlPr>
            </m:sub>
            <m:sup>
              <m:r>
                <m:rPr>
                  <m:sty m:val="p"/>
                </m:rPr>
                <w:rPr>
                  <w:rFonts w:hint="default" w:ascii="DejaVu Math TeX Gyre" w:hAnsi="DejaVu Math TeX Gyre"/>
                </w:rPr>
                <m:t>(i)</m:t>
              </m:r>
              <m:ctrlPr>
                <w:rPr>
                  <w:rFonts w:ascii="DejaVu Math TeX Gyre" w:hAnsi="DejaVu Math TeX Gyre"/>
                </w:rPr>
              </m:ctrlPr>
            </m:sup>
          </m:sSubSup>
          <m:r>
            <m:rPr>
              <m:sty m:val="p"/>
            </m:rPr>
            <w:rPr>
              <w:rFonts w:hint="default" w:ascii="DejaVu Math TeX Gyre" w:hAnsi="DejaVu Math TeX Gyre"/>
            </w:rPr>
            <m:t>=1−</m:t>
          </m:r>
          <m:f>
            <m:fPr>
              <m:ctrlPr>
                <w:rPr>
                  <w:rFonts w:hint="default" w:ascii="DejaVu Math TeX Gyre" w:hAnsi="DejaVu Math TeX Gyre"/>
                </w:rPr>
              </m:ctrlPr>
            </m:fPr>
            <m:num>
              <m:r>
                <m:rPr>
                  <m:sty m:val="p"/>
                </m:rPr>
                <w:rPr>
                  <w:rFonts w:hint="default" w:ascii="DejaVu Math TeX Gyre" w:hAnsi="DejaVu Math TeX Gyre"/>
                </w:rPr>
                <m:t>1</m:t>
              </m:r>
              <m:ctrlPr>
                <w:rPr>
                  <w:rFonts w:ascii="DejaVu Math TeX Gyre" w:hAnsi="DejaVu Math TeX Gyre"/>
                </w:rPr>
              </m:ctrlPr>
            </m:num>
            <m:den>
              <m:sSub>
                <m:sSubPr>
                  <m:ctrlPr>
                    <w:rPr>
                      <w:rFonts w:hint="default" w:ascii="DejaVu Math TeX Gyre" w:hAnsi="DejaVu Math TeX Gyre"/>
                    </w:rPr>
                  </m:ctrlPr>
                </m:sSubPr>
                <m:e>
                  <m:r>
                    <m:rPr>
                      <m:sty m:val="p"/>
                    </m:rPr>
                    <w:rPr>
                      <w:rFonts w:hint="default" w:ascii="DejaVu Math TeX Gyre" w:hAnsi="DejaVu Math TeX Gyre"/>
                    </w:rPr>
                    <m:t>N</m:t>
                  </m:r>
                  <m:ctrlPr>
                    <w:rPr>
                      <w:rFonts w:ascii="DejaVu Math TeX Gyre" w:hAnsi="DejaVu Math TeX Gyre"/>
                    </w:rPr>
                  </m:ctrlPr>
                </m:e>
                <m:sub>
                  <m:r>
                    <m:rPr>
                      <m:sty m:val="p"/>
                    </m:rPr>
                    <w:rPr>
                      <w:rFonts w:hint="default" w:ascii="DejaVu Math TeX Gyre" w:hAnsi="DejaVu Math TeX Gyre"/>
                    </w:rPr>
                    <m:t>neighbor</m:t>
                  </m:r>
                  <m:ctrlPr>
                    <w:rPr>
                      <w:rFonts w:ascii="DejaVu Math TeX Gyre" w:hAnsi="DejaVu Math TeX Gyre"/>
                    </w:rPr>
                  </m:ctrlPr>
                </m:sub>
              </m:sSub>
              <m:ctrlPr>
                <w:rPr>
                  <w:rFonts w:hint="default" w:ascii="DejaVu Math TeX Gyre" w:hAnsi="DejaVu Math TeX Gyre"/>
                </w:rPr>
              </m:ctrlPr>
            </m:den>
          </m:f>
          <m:nary>
            <m:naryPr>
              <m:chr m:val="∑"/>
              <m:limLoc m:val="undOvr"/>
              <m:supHide m:val="1"/>
              <m:ctrlPr>
                <w:rPr>
                  <w:rFonts w:hint="default" w:ascii="DejaVu Math TeX Gyre" w:hAnsi="DejaVu Math TeX Gyre"/>
                </w:rPr>
              </m:ctrlPr>
            </m:naryPr>
            <m:sub>
              <m:r>
                <m:rPr>
                  <m:sty m:val="p"/>
                </m:rPr>
                <w:rPr>
                  <w:rFonts w:hint="default" w:ascii="DejaVu Math TeX Gyre" w:hAnsi="DejaVu Math TeX Gyre"/>
                </w:rPr>
                <m:t>j∈Neighbor</m:t>
              </m:r>
              <m:ctrlPr>
                <w:rPr>
                  <w:rFonts w:hint="default" w:ascii="DejaVu Math TeX Gyre" w:hAnsi="DejaVu Math TeX Gyre"/>
                </w:rPr>
              </m:ctrlPr>
            </m:sub>
            <m:sup>
              <m:ctrlPr>
                <w:rPr>
                  <w:rFonts w:hint="default" w:ascii="DejaVu Math TeX Gyre" w:hAnsi="DejaVu Math TeX Gyre"/>
                </w:rPr>
              </m:ctrlPr>
            </m:sup>
            <m:e>
              <m:f>
                <m:fPr>
                  <m:ctrlPr>
                    <w:rPr>
                      <w:rFonts w:hint="default" w:ascii="DejaVu Math TeX Gyre" w:hAnsi="DejaVu Math TeX Gyre"/>
                    </w:rPr>
                  </m:ctrlPr>
                </m:fPr>
                <m:num>
                  <m:r>
                    <m:rPr>
                      <m:sty m:val="p"/>
                    </m:rPr>
                    <w:rPr>
                      <w:rFonts w:hint="default" w:ascii="DejaVu Math TeX Gyre" w:hAnsi="DejaVu Math TeX Gyre"/>
                    </w:rPr>
                    <m:t>PE</m:t>
                  </m:r>
                  <m:sSub>
                    <m:sSubPr>
                      <m:ctrlPr>
                        <w:rPr>
                          <w:rFonts w:hint="default" w:ascii="DejaVu Math TeX Gyre" w:hAnsi="DejaVu Math TeX Gyre"/>
                        </w:rPr>
                      </m:ctrlPr>
                    </m:sSubPr>
                    <m:e>
                      <m:r>
                        <m:rPr>
                          <m:sty m:val="p"/>
                        </m:rPr>
                        <w:rPr>
                          <w:rFonts w:hint="default" w:ascii="DejaVu Math TeX Gyre" w:hAnsi="DejaVu Math TeX Gyre"/>
                        </w:rPr>
                        <m:t>R</m:t>
                      </m:r>
                      <m:ctrlPr>
                        <w:rPr>
                          <w:rFonts w:ascii="DejaVu Math TeX Gyre" w:hAnsi="DejaVu Math TeX Gyre"/>
                        </w:rPr>
                      </m:ctrlPr>
                    </m:e>
                    <m:sub>
                      <m:r>
                        <m:rPr>
                          <m:sty m:val="p"/>
                        </m:rPr>
                        <w:rPr>
                          <w:rFonts w:hint="default" w:ascii="DejaVu Math TeX Gyre" w:hAnsi="DejaVu Math TeX Gyre"/>
                        </w:rPr>
                        <m:t>ij</m:t>
                      </m:r>
                      <m:ctrlPr>
                        <w:rPr>
                          <w:rFonts w:ascii="DejaVu Math TeX Gyre" w:hAnsi="DejaVu Math TeX Gyre"/>
                        </w:rPr>
                      </m:ctrlPr>
                    </m:sub>
                  </m:sSub>
                  <m:ctrlPr>
                    <w:rPr>
                      <w:rFonts w:hint="default" w:ascii="DejaVu Math TeX Gyre" w:hAnsi="DejaVu Math TeX Gyre"/>
                    </w:rPr>
                  </m:ctrlPr>
                </m:num>
                <m:den>
                  <m:r>
                    <m:rPr>
                      <m:sty m:val="p"/>
                    </m:rPr>
                    <w:rPr>
                      <w:rFonts w:hint="default" w:ascii="DejaVu Math TeX Gyre" w:hAnsi="DejaVu Math TeX Gyre"/>
                    </w:rPr>
                    <m:t>PE</m:t>
                  </m:r>
                  <m:sSub>
                    <m:sSubPr>
                      <m:ctrlPr>
                        <w:rPr>
                          <w:rFonts w:hint="default" w:ascii="DejaVu Math TeX Gyre" w:hAnsi="DejaVu Math TeX Gyre"/>
                        </w:rPr>
                      </m:ctrlPr>
                    </m:sSubPr>
                    <m:e>
                      <m:r>
                        <m:rPr>
                          <m:sty m:val="p"/>
                        </m:rPr>
                        <w:rPr>
                          <w:rFonts w:hint="default" w:ascii="DejaVu Math TeX Gyre" w:hAnsi="DejaVu Math TeX Gyre"/>
                        </w:rPr>
                        <m:t>R</m:t>
                      </m:r>
                      <m:ctrlPr>
                        <w:rPr>
                          <w:rFonts w:ascii="DejaVu Math TeX Gyre" w:hAnsi="DejaVu Math TeX Gyre"/>
                        </w:rPr>
                      </m:ctrlPr>
                    </m:e>
                    <m:sub>
                      <m:r>
                        <m:rPr>
                          <m:sty m:val="p"/>
                        </m:rPr>
                        <w:rPr>
                          <w:rFonts w:hint="default" w:ascii="DejaVu Math TeX Gyre" w:hAnsi="DejaVu Math TeX Gyre"/>
                        </w:rPr>
                        <m:t>max</m:t>
                      </m:r>
                      <m:ctrlPr>
                        <w:rPr>
                          <w:rFonts w:ascii="DejaVu Math TeX Gyre" w:hAnsi="DejaVu Math TeX Gyre"/>
                        </w:rPr>
                      </m:ctrlPr>
                    </m:sub>
                  </m:sSub>
                  <m:ctrlPr>
                    <w:rPr>
                      <w:rFonts w:hint="default" w:ascii="DejaVu Math TeX Gyre" w:hAnsi="DejaVu Math TeX Gyre"/>
                    </w:rPr>
                  </m:ctrlPr>
                </m:den>
              </m:f>
              <m:ctrlPr>
                <w:rPr>
                  <w:rFonts w:hint="default" w:ascii="DejaVu Math TeX Gyre" w:hAnsi="DejaVu Math TeX Gyre"/>
                </w:rPr>
              </m:ctrlPr>
            </m:e>
          </m:nary>
        </m:oMath>
      </m:oMathPara>
    </w:p>
    <w:p w14:paraId="683CF20C">
      <w:pPr>
        <w:pStyle w:val="59"/>
        <w:bidi w:val="0"/>
      </w:pPr>
      <w:r>
        <w:t>其中</w:t>
      </w:r>
      <m:oMath>
        <m:r>
          <m:rPr>
            <m:sty m:val="p"/>
          </m:rPr>
          <w:rPr>
            <w:rFonts w:hint="default" w:ascii="DejaVu Math TeX Gyre" w:hAnsi="DejaVu Math TeX Gyre"/>
          </w:rPr>
          <m:t>PE</m:t>
        </m:r>
        <m:sSub>
          <m:sSubPr>
            <m:ctrlPr>
              <w:rPr>
                <w:rFonts w:hint="default" w:ascii="DejaVu Math TeX Gyre" w:hAnsi="DejaVu Math TeX Gyre"/>
              </w:rPr>
            </m:ctrlPr>
          </m:sSubPr>
          <m:e>
            <m:r>
              <m:rPr>
                <m:sty m:val="p"/>
              </m:rPr>
              <w:rPr>
                <w:rFonts w:hint="default" w:ascii="DejaVu Math TeX Gyre" w:hAnsi="DejaVu Math TeX Gyre"/>
              </w:rPr>
              <m:t>R</m:t>
            </m:r>
            <m:ctrlPr>
              <w:rPr>
                <w:rFonts w:ascii="DejaVu Math TeX Gyre" w:hAnsi="DejaVu Math TeX Gyre"/>
              </w:rPr>
            </m:ctrlPr>
          </m:e>
          <m:sub>
            <m:r>
              <m:rPr>
                <m:sty m:val="p"/>
              </m:rPr>
              <w:rPr>
                <w:rFonts w:hint="default" w:ascii="DejaVu Math TeX Gyre" w:hAnsi="DejaVu Math TeX Gyre"/>
              </w:rPr>
              <m:t>ij</m:t>
            </m:r>
            <m:ctrlPr>
              <w:rPr>
                <w:rFonts w:ascii="DejaVu Math TeX Gyre" w:hAnsi="DejaVu Math TeX Gyre"/>
              </w:rPr>
            </m:ctrlPr>
          </m:sub>
        </m:sSub>
      </m:oMath>
      <w:r>
        <w:t>为节点</w:t>
      </w:r>
      <m:oMath>
        <m:r>
          <m:rPr>
            <m:sty m:val="p"/>
          </m:rPr>
          <w:rPr>
            <w:rFonts w:hint="default" w:ascii="DejaVu Math TeX Gyre" w:hAnsi="DejaVu Math TeX Gyre"/>
          </w:rPr>
          <m:t>i</m:t>
        </m:r>
      </m:oMath>
      <w:r>
        <w:t>与</w:t>
      </w:r>
      <m:oMath>
        <m:r>
          <m:rPr>
            <m:sty m:val="p"/>
          </m:rPr>
          <w:rPr>
            <w:rFonts w:hint="default" w:ascii="DejaVu Math TeX Gyre" w:hAnsi="DejaVu Math TeX Gyre"/>
          </w:rPr>
          <m:t>j</m:t>
        </m:r>
      </m:oMath>
      <w:r>
        <w:t>之间的丢包率。</w:t>
      </w:r>
    </w:p>
    <w:p w14:paraId="4F425AF2">
      <w:pPr>
        <w:bidi w:val="0"/>
      </w:pPr>
      <w:r>
        <w:t>3. 迟滞切换与稳定性分析</w:t>
      </w:r>
    </w:p>
    <w:p w14:paraId="1E785411">
      <w:pPr>
        <w:pStyle w:val="59"/>
        <w:bidi w:val="0"/>
      </w:pPr>
      <w:r>
        <w:t>在无线信道中，由于多径效应和阴影衰落，节点的评分</w:t>
      </w:r>
      <m:oMath>
        <m:sSub>
          <m:sSubPr>
            <m:ctrlPr>
              <w:rPr>
                <w:rFonts w:hint="default" w:ascii="DejaVu Math TeX Gyre" w:hAnsi="DejaVu Math TeX Gyre"/>
              </w:rPr>
            </m:ctrlPr>
          </m:sSubPr>
          <m:e>
            <m:r>
              <m:rPr>
                <m:sty m:val="p"/>
              </m:rPr>
              <w:rPr>
                <w:rFonts w:hint="default" w:ascii="DejaVu Math TeX Gyre" w:hAnsi="DejaVu Math TeX Gyre"/>
              </w:rPr>
              <m:t>S</m:t>
            </m:r>
            <m:ctrlPr>
              <w:rPr>
                <w:rFonts w:ascii="DejaVu Math TeX Gyre" w:hAnsi="DejaVu Math TeX Gyre"/>
              </w:rPr>
            </m:ctrlPr>
          </m:e>
          <m:sub>
            <m:r>
              <m:rPr>
                <m:sty m:val="p"/>
              </m:rPr>
              <w:rPr>
                <w:rFonts w:hint="default" w:ascii="DejaVu Math TeX Gyre" w:hAnsi="DejaVu Math TeX Gyre"/>
              </w:rPr>
              <m:t>i</m:t>
            </m:r>
            <m:ctrlPr>
              <w:rPr>
                <w:rFonts w:ascii="DejaVu Math TeX Gyre" w:hAnsi="DejaVu Math TeX Gyre"/>
              </w:rPr>
            </m:ctrlPr>
          </m:sub>
        </m:sSub>
      </m:oMath>
      <w:r>
        <w:t>会呈现随机波动。若仅根据</w:t>
      </w:r>
      <m:oMath>
        <m:sSub>
          <m:sSubPr>
            <m:ctrlPr>
              <w:rPr>
                <w:rFonts w:hint="default" w:ascii="DejaVu Math TeX Gyre" w:hAnsi="DejaVu Math TeX Gyre"/>
              </w:rPr>
            </m:ctrlPr>
          </m:sSubPr>
          <m:e>
            <m:r>
              <m:rPr>
                <m:sty m:val="p"/>
              </m:rPr>
              <w:rPr>
                <w:rFonts w:hint="default" w:ascii="DejaVu Math TeX Gyre" w:hAnsi="DejaVu Math TeX Gyre"/>
              </w:rPr>
              <m:t>S</m:t>
            </m:r>
            <m:ctrlPr>
              <w:rPr>
                <w:rFonts w:ascii="DejaVu Math TeX Gyre" w:hAnsi="DejaVu Math TeX Gyre"/>
              </w:rPr>
            </m:ctrlPr>
          </m:e>
          <m:sub>
            <m:r>
              <m:rPr>
                <m:sty m:val="p"/>
              </m:rPr>
              <w:rPr>
                <w:rFonts w:hint="default" w:ascii="DejaVu Math TeX Gyre" w:hAnsi="DejaVu Math TeX Gyre"/>
              </w:rPr>
              <m:t>new</m:t>
            </m:r>
            <m:ctrlPr>
              <w:rPr>
                <w:rFonts w:ascii="DejaVu Math TeX Gyre" w:hAnsi="DejaVu Math TeX Gyre"/>
              </w:rPr>
            </m:ctrlPr>
          </m:sub>
        </m:sSub>
        <m:r>
          <m:rPr>
            <m:sty m:val="p"/>
          </m:rPr>
          <w:rPr>
            <w:rFonts w:hint="default" w:ascii="DejaVu Math TeX Gyre" w:hAnsi="DejaVu Math TeX Gyre"/>
          </w:rPr>
          <m:t>&gt;</m:t>
        </m:r>
        <m:sSub>
          <m:sSubPr>
            <m:ctrlPr>
              <w:rPr>
                <w:rFonts w:hint="default" w:ascii="DejaVu Math TeX Gyre" w:hAnsi="DejaVu Math TeX Gyre"/>
              </w:rPr>
            </m:ctrlPr>
          </m:sSubPr>
          <m:e>
            <m:r>
              <m:rPr>
                <m:sty m:val="p"/>
              </m:rPr>
              <w:rPr>
                <w:rFonts w:hint="default" w:ascii="DejaVu Math TeX Gyre" w:hAnsi="DejaVu Math TeX Gyre"/>
              </w:rPr>
              <m:t>S</m:t>
            </m:r>
            <m:ctrlPr>
              <w:rPr>
                <w:rFonts w:ascii="DejaVu Math TeX Gyre" w:hAnsi="DejaVu Math TeX Gyre"/>
              </w:rPr>
            </m:ctrlPr>
          </m:e>
          <m:sub>
            <m:r>
              <m:rPr>
                <m:sty m:val="p"/>
              </m:rPr>
              <w:rPr>
                <w:rFonts w:hint="default" w:ascii="DejaVu Math TeX Gyre" w:hAnsi="DejaVu Math TeX Gyre"/>
              </w:rPr>
              <m:t>current</m:t>
            </m:r>
            <m:ctrlPr>
              <w:rPr>
                <w:rFonts w:ascii="DejaVu Math TeX Gyre" w:hAnsi="DejaVu Math TeX Gyre"/>
              </w:rPr>
            </m:ctrlPr>
          </m:sub>
        </m:sSub>
      </m:oMath>
      <w:r>
        <w:t>进行即时切换，会导致代理节点在两者之间频繁变动，即“乒乓效应” (Ping-Pong Effect)，造成巨大的控制开销。</w:t>
      </w:r>
    </w:p>
    <w:p w14:paraId="7C398827">
      <w:pPr>
        <w:bidi w:val="0"/>
      </w:pPr>
      <w:r>
        <w:t>为此，本文引入迟滞切换机制 (Hysteresis Switching)。设当前代理节点为ii，候选节点为</w:t>
      </w:r>
      <m:oMath>
        <m:r>
          <m:rPr>
            <m:sty m:val="p"/>
          </m:rPr>
          <w:rPr>
            <w:rFonts w:hint="default" w:ascii="DejaVu Math TeX Gyre" w:hAnsi="DejaVu Math TeX Gyre"/>
          </w:rPr>
          <m:t>j</m:t>
        </m:r>
      </m:oMath>
      <w:r>
        <w:t>，当且仅当满足以下条件时才触发切换：</w:t>
      </w:r>
    </w:p>
    <w:p w14:paraId="0EC82786">
      <w:pPr>
        <w:pStyle w:val="59"/>
        <w:bidi w:val="0"/>
        <w:jc w:val="center"/>
      </w:pPr>
      <w:r>
        <w:rPr>
          <w:lang w:val="en-US" w:eastAsia="zh-CN"/>
        </w:rPr>
        <w:t>​</w:t>
      </w:r>
      <m:oMath>
        <m:sSub>
          <m:sSubPr>
            <m:ctrlPr>
              <w:rPr>
                <w:rFonts w:hint="default" w:ascii="DejaVu Math TeX Gyre" w:hAnsi="DejaVu Math TeX Gyre"/>
              </w:rPr>
            </m:ctrlPr>
          </m:sSubPr>
          <m:e>
            <m:r>
              <m:rPr>
                <m:sty m:val="p"/>
              </m:rPr>
              <w:rPr>
                <w:rFonts w:hint="default" w:ascii="DejaVu Math TeX Gyre" w:hAnsi="DejaVu Math TeX Gyre"/>
              </w:rPr>
              <m:t>S</m:t>
            </m:r>
            <m:ctrlPr>
              <w:rPr>
                <w:rFonts w:ascii="DejaVu Math TeX Gyre" w:hAnsi="DejaVu Math TeX Gyre"/>
              </w:rPr>
            </m:ctrlPr>
          </m:e>
          <m:sub>
            <m:r>
              <m:rPr>
                <m:sty m:val="p"/>
              </m:rPr>
              <w:rPr>
                <w:rFonts w:hint="default" w:ascii="DejaVu Math TeX Gyre" w:hAnsi="DejaVu Math TeX Gyre"/>
              </w:rPr>
              <m:t>j</m:t>
            </m:r>
            <m:ctrlPr>
              <w:rPr>
                <w:rFonts w:ascii="DejaVu Math TeX Gyre" w:hAnsi="DejaVu Math TeX Gyre"/>
              </w:rPr>
            </m:ctrlPr>
          </m:sub>
        </m:sSub>
        <m:r>
          <m:rPr>
            <m:sty m:val="p"/>
          </m:rPr>
          <w:rPr>
            <w:rFonts w:hint="default" w:ascii="DejaVu Math TeX Gyre" w:hAnsi="DejaVu Math TeX Gyre"/>
          </w:rPr>
          <m:t>&gt;</m:t>
        </m:r>
        <m:sSub>
          <m:sSubPr>
            <m:ctrlPr>
              <w:rPr>
                <w:rFonts w:hint="default" w:ascii="DejaVu Math TeX Gyre" w:hAnsi="DejaVu Math TeX Gyre"/>
              </w:rPr>
            </m:ctrlPr>
          </m:sSubPr>
          <m:e>
            <m:r>
              <m:rPr>
                <m:sty m:val="p"/>
              </m:rPr>
              <w:rPr>
                <w:rFonts w:hint="default" w:ascii="DejaVu Math TeX Gyre" w:hAnsi="DejaVu Math TeX Gyre"/>
              </w:rPr>
              <m:t>S</m:t>
            </m:r>
            <m:ctrlPr>
              <w:rPr>
                <w:rFonts w:ascii="DejaVu Math TeX Gyre" w:hAnsi="DejaVu Math TeX Gyre"/>
              </w:rPr>
            </m:ctrlPr>
          </m:e>
          <m:sub>
            <m:r>
              <m:rPr>
                <m:sty m:val="p"/>
              </m:rPr>
              <w:rPr>
                <w:rFonts w:hint="default" w:ascii="DejaVu Math TeX Gyre" w:hAnsi="DejaVu Math TeX Gyre"/>
              </w:rPr>
              <m:t>i</m:t>
            </m:r>
            <m:ctrlPr>
              <w:rPr>
                <w:rFonts w:ascii="DejaVu Math TeX Gyre" w:hAnsi="DejaVu Math TeX Gyre"/>
              </w:rPr>
            </m:ctrlPr>
          </m:sub>
        </m:sSub>
        <m:r>
          <m:rPr>
            <m:sty m:val="p"/>
          </m:rPr>
          <w:rPr>
            <w:rFonts w:hint="default" w:ascii="DejaVu Math TeX Gyre" w:hAnsi="DejaVu Math TeX Gyre"/>
          </w:rPr>
          <m:t>+</m:t>
        </m:r>
        <m:sSub>
          <m:sSubPr>
            <m:ctrlPr>
              <w:rPr>
                <w:rFonts w:hint="default" w:ascii="DejaVu Math TeX Gyre" w:hAnsi="DejaVu Math TeX Gyre"/>
              </w:rPr>
            </m:ctrlPr>
          </m:sSubPr>
          <m:e>
            <m:r>
              <m:rPr>
                <m:sty m:val="p"/>
              </m:rPr>
              <w:rPr>
                <w:rFonts w:hint="default" w:ascii="DejaVu Math TeX Gyre" w:hAnsi="DejaVu Math TeX Gyre"/>
              </w:rPr>
              <m:t>Δ</m:t>
            </m:r>
            <m:ctrlPr>
              <w:rPr>
                <w:rFonts w:ascii="DejaVu Math TeX Gyre" w:hAnsi="DejaVu Math TeX Gyre"/>
              </w:rPr>
            </m:ctrlPr>
          </m:e>
          <m:sub>
            <m:r>
              <m:rPr>
                <m:sty m:val="p"/>
              </m:rPr>
              <w:rPr>
                <w:rFonts w:hint="default" w:ascii="DejaVu Math TeX Gyre" w:hAnsi="DejaVu Math TeX Gyre"/>
              </w:rPr>
              <m:t>th</m:t>
            </m:r>
            <m:ctrlPr>
              <w:rPr>
                <w:rFonts w:ascii="DejaVu Math TeX Gyre" w:hAnsi="DejaVu Math TeX Gyre"/>
              </w:rPr>
            </m:ctrlPr>
          </m:sub>
        </m:sSub>
      </m:oMath>
    </w:p>
    <w:p w14:paraId="303ACD37">
      <w:pPr>
        <w:bidi w:val="0"/>
      </w:pPr>
      <w:r>
        <w:t>其中</w:t>
      </w:r>
      <m:oMath>
        <m:sSub>
          <m:sSubPr>
            <m:ctrlPr>
              <w:rPr>
                <w:rFonts w:hint="default" w:ascii="DejaVu Math TeX Gyre" w:hAnsi="DejaVu Math TeX Gyre"/>
              </w:rPr>
            </m:ctrlPr>
          </m:sSubPr>
          <m:e>
            <m:r>
              <m:rPr>
                <m:sty m:val="p"/>
              </m:rPr>
              <w:rPr>
                <w:rFonts w:hint="default" w:ascii="DejaVu Math TeX Gyre" w:hAnsi="DejaVu Math TeX Gyre"/>
              </w:rPr>
              <m:t>Δ</m:t>
            </m:r>
            <m:ctrlPr>
              <w:rPr>
                <w:rFonts w:ascii="DejaVu Math TeX Gyre" w:hAnsi="DejaVu Math TeX Gyre"/>
              </w:rPr>
            </m:ctrlPr>
          </m:e>
          <m:sub>
            <m:r>
              <m:rPr>
                <m:sty m:val="p"/>
              </m:rPr>
              <w:rPr>
                <w:rFonts w:hint="default" w:ascii="DejaVu Math TeX Gyre" w:hAnsi="DejaVu Math TeX Gyre"/>
              </w:rPr>
              <m:t>th</m:t>
            </m:r>
            <m:ctrlPr>
              <w:rPr>
                <w:rFonts w:ascii="DejaVu Math TeX Gyre" w:hAnsi="DejaVu Math TeX Gyre"/>
              </w:rPr>
            </m:ctrlPr>
          </m:sub>
        </m:sSub>
      </m:oMath>
      <w:r>
        <w:t>为迟滞门限。</w:t>
      </w:r>
    </w:p>
    <w:p w14:paraId="5972F755">
      <w:pPr>
        <w:pStyle w:val="59"/>
        <w:bidi w:val="0"/>
      </w:pPr>
      <w:r>
        <w:t>稳定性证明：</w:t>
      </w:r>
      <w:r>
        <w:br w:type="textWrapping"/>
      </w:r>
      <w:r>
        <w:t>假设节点评分的测量噪声服从高斯分布</w:t>
      </w:r>
      <m:oMath>
        <m:r>
          <m:rPr>
            <m:sty m:val="p"/>
          </m:rPr>
          <w:rPr>
            <w:rFonts w:ascii="DejaVu Math TeX Gyre" w:hAnsi="DejaVu Math TeX Gyre"/>
            <w:lang w:val="en-US" w:eastAsia="zh-CN"/>
          </w:rPr>
          <m:t>n ~ N(0, σ²)</m:t>
        </m:r>
      </m:oMath>
      <w:r>
        <w:t>。在未引入迟滞门限时（</w:t>
      </w:r>
      <m:oMath>
        <m:sSub>
          <m:sSubPr>
            <m:ctrlPr>
              <w:rPr>
                <w:rFonts w:hint="default" w:ascii="DejaVu Math TeX Gyre" w:hAnsi="DejaVu Math TeX Gyre"/>
              </w:rPr>
            </m:ctrlPr>
          </m:sSubPr>
          <m:e>
            <m:r>
              <m:rPr>
                <m:sty m:val="p"/>
              </m:rPr>
              <w:rPr>
                <w:rFonts w:hint="default" w:ascii="DejaVu Math TeX Gyre" w:hAnsi="DejaVu Math TeX Gyre"/>
              </w:rPr>
              <m:t>Δ</m:t>
            </m:r>
            <m:ctrlPr>
              <w:rPr>
                <w:rFonts w:ascii="DejaVu Math TeX Gyre" w:hAnsi="DejaVu Math TeX Gyre"/>
              </w:rPr>
            </m:ctrlPr>
          </m:e>
          <m:sub>
            <m:r>
              <m:rPr>
                <m:sty m:val="p"/>
              </m:rPr>
              <w:rPr>
                <w:rFonts w:hint="default" w:ascii="DejaVu Math TeX Gyre" w:hAnsi="DejaVu Math TeX Gyre"/>
              </w:rPr>
              <m:t>th</m:t>
            </m:r>
            <m:ctrlPr>
              <w:rPr>
                <w:rFonts w:ascii="DejaVu Math TeX Gyre" w:hAnsi="DejaVu Math TeX Gyre"/>
              </w:rPr>
            </m:ctrlPr>
          </m:sub>
        </m:sSub>
        <m:r>
          <m:rPr>
            <m:sty m:val="p"/>
          </m:rPr>
          <w:rPr>
            <w:rFonts w:hint="default" w:ascii="DejaVu Math TeX Gyre" w:hAnsi="DejaVu Math TeX Gyre"/>
            <w:lang w:val="en-US" w:eastAsia="zh-CN"/>
          </w:rPr>
          <m:t>=0</m:t>
        </m:r>
      </m:oMath>
      <w:r>
        <w:t>），即使两节点真实性能相同，因噪声导致的误切换概率为</w:t>
      </w:r>
      <m:oMath>
        <m:r>
          <m:rPr>
            <m:sty m:val="p"/>
          </m:rPr>
          <w:rPr>
            <w:rFonts w:hint="default" w:ascii="DejaVu Math TeX Gyre" w:hAnsi="DejaVu Math TeX Gyre"/>
          </w:rPr>
          <m:t>P(</m:t>
        </m:r>
        <m:sSub>
          <m:sSubPr>
            <m:ctrlPr>
              <w:rPr>
                <w:rFonts w:hint="default" w:ascii="DejaVu Math TeX Gyre" w:hAnsi="DejaVu Math TeX Gyre"/>
              </w:rPr>
            </m:ctrlPr>
          </m:sSubPr>
          <m:e>
            <m:r>
              <m:rPr>
                <m:sty m:val="p"/>
              </m:rPr>
              <w:rPr>
                <w:rFonts w:hint="default" w:ascii="DejaVu Math TeX Gyre" w:hAnsi="DejaVu Math TeX Gyre"/>
              </w:rPr>
              <m:t>S</m:t>
            </m:r>
            <m:ctrlPr>
              <w:rPr>
                <w:rFonts w:ascii="DejaVu Math TeX Gyre" w:hAnsi="DejaVu Math TeX Gyre"/>
              </w:rPr>
            </m:ctrlPr>
          </m:e>
          <m:sub>
            <m:r>
              <m:rPr>
                <m:sty m:val="p"/>
              </m:rPr>
              <w:rPr>
                <w:rFonts w:hint="default" w:ascii="DejaVu Math TeX Gyre" w:hAnsi="DejaVu Math TeX Gyre"/>
              </w:rPr>
              <m:t>j</m:t>
            </m:r>
            <m:ctrlPr>
              <w:rPr>
                <w:rFonts w:ascii="DejaVu Math TeX Gyre" w:hAnsi="DejaVu Math TeX Gyre"/>
              </w:rPr>
            </m:ctrlPr>
          </m:sub>
        </m:sSub>
        <m:r>
          <m:rPr>
            <m:sty m:val="p"/>
          </m:rPr>
          <w:rPr>
            <w:rFonts w:hint="default" w:ascii="DejaVu Math TeX Gyre" w:hAnsi="DejaVu Math TeX Gyre"/>
          </w:rPr>
          <m:t>&gt;</m:t>
        </m:r>
        <m:sSub>
          <m:sSubPr>
            <m:ctrlPr>
              <w:rPr>
                <w:rFonts w:hint="default" w:ascii="DejaVu Math TeX Gyre" w:hAnsi="DejaVu Math TeX Gyre"/>
              </w:rPr>
            </m:ctrlPr>
          </m:sSubPr>
          <m:e>
            <m:r>
              <m:rPr>
                <m:sty m:val="p"/>
              </m:rPr>
              <w:rPr>
                <w:rFonts w:hint="default" w:ascii="DejaVu Math TeX Gyre" w:hAnsi="DejaVu Math TeX Gyre"/>
              </w:rPr>
              <m:t>S</m:t>
            </m:r>
            <m:ctrlPr>
              <w:rPr>
                <w:rFonts w:ascii="DejaVu Math TeX Gyre" w:hAnsi="DejaVu Math TeX Gyre"/>
              </w:rPr>
            </m:ctrlPr>
          </m:e>
          <m:sub>
            <m:r>
              <m:rPr>
                <m:sty m:val="p"/>
              </m:rPr>
              <w:rPr>
                <w:rFonts w:hint="default" w:ascii="DejaVu Math TeX Gyre" w:hAnsi="DejaVu Math TeX Gyre"/>
              </w:rPr>
              <m:t>i</m:t>
            </m:r>
            <m:ctrlPr>
              <w:rPr>
                <w:rFonts w:ascii="DejaVu Math TeX Gyre" w:hAnsi="DejaVu Math TeX Gyre"/>
              </w:rPr>
            </m:ctrlPr>
          </m:sub>
        </m:sSub>
        <m:r>
          <m:rPr>
            <m:sty m:val="p"/>
          </m:rPr>
          <w:rPr>
            <w:rFonts w:hint="default" w:ascii="DejaVu Math TeX Gyre" w:hAnsi="DejaVu Math TeX Gyre"/>
          </w:rPr>
          <m:t>)=0.5</m:t>
        </m:r>
      </m:oMath>
      <w:r>
        <w:t>，系统极不稳定。</w:t>
      </w:r>
    </w:p>
    <w:p w14:paraId="18809C86">
      <w:pPr>
        <w:bidi w:val="0"/>
        <w:rPr>
          <w:lang w:val="en-US" w:eastAsia="zh-CN"/>
        </w:rPr>
      </w:pPr>
      <w:r>
        <w:t>引入</w:t>
      </w:r>
      <m:oMath>
        <m:sSub>
          <m:sSubPr>
            <m:ctrlPr>
              <w:rPr>
                <w:rFonts w:hint="default" w:ascii="DejaVu Math TeX Gyre" w:hAnsi="DejaVu Math TeX Gyre"/>
              </w:rPr>
            </m:ctrlPr>
          </m:sSubPr>
          <m:e>
            <m:r>
              <m:rPr>
                <m:sty m:val="p"/>
              </m:rPr>
              <w:rPr>
                <w:rFonts w:hint="default" w:ascii="DejaVu Math TeX Gyre" w:hAnsi="DejaVu Math TeX Gyre"/>
              </w:rPr>
              <m:t>Δ</m:t>
            </m:r>
            <m:ctrlPr>
              <w:rPr>
                <w:rFonts w:ascii="DejaVu Math TeX Gyre" w:hAnsi="DejaVu Math TeX Gyre"/>
              </w:rPr>
            </m:ctrlPr>
          </m:e>
          <m:sub>
            <m:r>
              <m:rPr>
                <m:sty m:val="p"/>
              </m:rPr>
              <w:rPr>
                <w:rFonts w:hint="default" w:ascii="DejaVu Math TeX Gyre" w:hAnsi="DejaVu Math TeX Gyre"/>
              </w:rPr>
              <m:t>th</m:t>
            </m:r>
            <m:ctrlPr>
              <w:rPr>
                <w:rFonts w:ascii="DejaVu Math TeX Gyre" w:hAnsi="DejaVu Math TeX Gyre"/>
              </w:rPr>
            </m:ctrlPr>
          </m:sub>
        </m:sSub>
      </m:oMath>
      <w:r>
        <w:t>后，误切换概率</w:t>
      </w:r>
      <m:oMath>
        <m:sSub>
          <m:sSubPr>
            <m:ctrlPr>
              <w:rPr>
                <w:rFonts w:hint="default" w:ascii="DejaVu Math TeX Gyre" w:hAnsi="DejaVu Math TeX Gyre"/>
              </w:rPr>
            </m:ctrlPr>
          </m:sSubPr>
          <m:e>
            <m:r>
              <m:rPr>
                <m:sty m:val="p"/>
              </m:rPr>
              <w:rPr>
                <w:rFonts w:hint="default" w:ascii="DejaVu Math TeX Gyre" w:hAnsi="DejaVu Math TeX Gyre"/>
              </w:rPr>
              <m:t>P</m:t>
            </m:r>
            <m:ctrlPr>
              <w:rPr>
                <w:rFonts w:ascii="DejaVu Math TeX Gyre" w:hAnsi="DejaVu Math TeX Gyre"/>
              </w:rPr>
            </m:ctrlPr>
          </m:e>
          <m:sub>
            <m:r>
              <m:rPr>
                <m:sty m:val="p"/>
              </m:rPr>
              <w:rPr>
                <w:rFonts w:hint="default" w:ascii="DejaVu Math TeX Gyre" w:hAnsi="DejaVu Math TeX Gyre"/>
              </w:rPr>
              <m:t>switch</m:t>
            </m:r>
            <m:ctrlPr>
              <w:rPr>
                <w:rFonts w:ascii="DejaVu Math TeX Gyre" w:hAnsi="DejaVu Math TeX Gyre"/>
              </w:rPr>
            </m:ctrlPr>
          </m:sub>
        </m:sSub>
      </m:oMath>
      <w:r>
        <w:t>变为：</w:t>
      </w:r>
    </w:p>
    <w:p w14:paraId="76B9716C">
      <w:pPr>
        <w:pStyle w:val="59"/>
        <w:bidi w:val="0"/>
        <w:rPr>
          <w:lang w:val="en-US" w:eastAsia="zh-CN"/>
        </w:rPr>
      </w:pPr>
      <m:oMathPara>
        <m:oMath>
          <m:sSub>
            <m:sSubPr>
              <m:ctrlPr>
                <w:rPr>
                  <w:rFonts w:hint="default" w:ascii="DejaVu Math TeX Gyre" w:hAnsi="DejaVu Math TeX Gyre"/>
                </w:rPr>
              </m:ctrlPr>
            </m:sSubPr>
            <m:e>
              <m:r>
                <m:rPr>
                  <m:sty m:val="p"/>
                </m:rPr>
                <w:rPr>
                  <w:rFonts w:hint="default" w:ascii="DejaVu Math TeX Gyre" w:hAnsi="DejaVu Math TeX Gyre"/>
                </w:rPr>
                <m:t>P</m:t>
              </m:r>
              <m:ctrlPr>
                <w:rPr>
                  <w:rFonts w:ascii="DejaVu Math TeX Gyre" w:hAnsi="DejaVu Math TeX Gyre"/>
                </w:rPr>
              </m:ctrlPr>
            </m:e>
            <m:sub>
              <m:r>
                <m:rPr>
                  <m:sty m:val="p"/>
                </m:rPr>
                <w:rPr>
                  <w:rFonts w:hint="default" w:ascii="DejaVu Math TeX Gyre" w:hAnsi="DejaVu Math TeX Gyre"/>
                </w:rPr>
                <m:t>switch</m:t>
              </m:r>
              <m:ctrlPr>
                <w:rPr>
                  <w:rFonts w:ascii="DejaVu Math TeX Gyre" w:hAnsi="DejaVu Math TeX Gyre"/>
                </w:rPr>
              </m:ctrlPr>
            </m:sub>
          </m:sSub>
          <m:r>
            <m:rPr>
              <m:sty m:val="p"/>
            </m:rPr>
            <w:rPr>
              <w:rFonts w:hint="default" w:ascii="DejaVu Math TeX Gyre" w:hAnsi="DejaVu Math TeX Gyre"/>
            </w:rPr>
            <m:t>=P(</m:t>
          </m:r>
          <m:sSub>
            <m:sSubPr>
              <m:ctrlPr>
                <w:rPr>
                  <w:rFonts w:hint="default" w:ascii="DejaVu Math TeX Gyre" w:hAnsi="DejaVu Math TeX Gyre"/>
                </w:rPr>
              </m:ctrlPr>
            </m:sSubPr>
            <m:e>
              <m:r>
                <m:rPr>
                  <m:sty m:val="p"/>
                </m:rPr>
                <w:rPr>
                  <w:rFonts w:hint="default" w:ascii="DejaVu Math TeX Gyre" w:hAnsi="DejaVu Math TeX Gyre"/>
                </w:rPr>
                <m:t>n</m:t>
              </m:r>
              <m:ctrlPr>
                <w:rPr>
                  <w:rFonts w:ascii="DejaVu Math TeX Gyre" w:hAnsi="DejaVu Math TeX Gyre"/>
                </w:rPr>
              </m:ctrlPr>
            </m:e>
            <m:sub>
              <m:r>
                <m:rPr>
                  <m:sty m:val="p"/>
                </m:rPr>
                <w:rPr>
                  <w:rFonts w:hint="default" w:ascii="DejaVu Math TeX Gyre" w:hAnsi="DejaVu Math TeX Gyre"/>
                </w:rPr>
                <m:t>j</m:t>
              </m:r>
              <m:ctrlPr>
                <w:rPr>
                  <w:rFonts w:ascii="DejaVu Math TeX Gyre" w:hAnsi="DejaVu Math TeX Gyre"/>
                </w:rPr>
              </m:ctrlPr>
            </m:sub>
          </m:sSub>
          <m:r>
            <m:rPr>
              <m:sty m:val="p"/>
            </m:rPr>
            <w:rPr>
              <w:rFonts w:hint="default" w:ascii="DejaVu Math TeX Gyre" w:hAnsi="DejaVu Math TeX Gyre"/>
            </w:rPr>
            <m:t>−</m:t>
          </m:r>
          <m:sSub>
            <m:sSubPr>
              <m:ctrlPr>
                <w:rPr>
                  <w:rFonts w:hint="default" w:ascii="DejaVu Math TeX Gyre" w:hAnsi="DejaVu Math TeX Gyre"/>
                </w:rPr>
              </m:ctrlPr>
            </m:sSubPr>
            <m:e>
              <m:r>
                <m:rPr>
                  <m:sty m:val="p"/>
                </m:rPr>
                <w:rPr>
                  <w:rFonts w:hint="default" w:ascii="DejaVu Math TeX Gyre" w:hAnsi="DejaVu Math TeX Gyre"/>
                </w:rPr>
                <m:t>n</m:t>
              </m:r>
              <m:ctrlPr>
                <w:rPr>
                  <w:rFonts w:ascii="DejaVu Math TeX Gyre" w:hAnsi="DejaVu Math TeX Gyre"/>
                </w:rPr>
              </m:ctrlPr>
            </m:e>
            <m:sub>
              <m:r>
                <m:rPr>
                  <m:sty m:val="p"/>
                </m:rPr>
                <w:rPr>
                  <w:rFonts w:hint="default" w:ascii="DejaVu Math TeX Gyre" w:hAnsi="DejaVu Math TeX Gyre"/>
                </w:rPr>
                <m:t>i</m:t>
              </m:r>
              <m:ctrlPr>
                <w:rPr>
                  <w:rFonts w:ascii="DejaVu Math TeX Gyre" w:hAnsi="DejaVu Math TeX Gyre"/>
                </w:rPr>
              </m:ctrlPr>
            </m:sub>
          </m:sSub>
          <m:r>
            <m:rPr>
              <m:sty m:val="p"/>
            </m:rPr>
            <w:rPr>
              <w:rFonts w:hint="default" w:ascii="DejaVu Math TeX Gyre" w:hAnsi="DejaVu Math TeX Gyre"/>
            </w:rPr>
            <m:t>&gt;</m:t>
          </m:r>
          <m:sSub>
            <m:sSubPr>
              <m:ctrlPr>
                <w:rPr>
                  <w:rFonts w:hint="default" w:ascii="DejaVu Math TeX Gyre" w:hAnsi="DejaVu Math TeX Gyre"/>
                </w:rPr>
              </m:ctrlPr>
            </m:sSubPr>
            <m:e>
              <m:r>
                <m:rPr>
                  <m:sty m:val="p"/>
                </m:rPr>
                <w:rPr>
                  <w:rFonts w:hint="default" w:ascii="DejaVu Math TeX Gyre" w:hAnsi="DejaVu Math TeX Gyre"/>
                </w:rPr>
                <m:t>Δ</m:t>
              </m:r>
              <m:ctrlPr>
                <w:rPr>
                  <w:rFonts w:ascii="DejaVu Math TeX Gyre" w:hAnsi="DejaVu Math TeX Gyre"/>
                </w:rPr>
              </m:ctrlPr>
            </m:e>
            <m:sub>
              <m:r>
                <m:rPr>
                  <m:sty m:val="p"/>
                </m:rPr>
                <w:rPr>
                  <w:rFonts w:hint="default" w:ascii="DejaVu Math TeX Gyre" w:hAnsi="DejaVu Math TeX Gyre"/>
                </w:rPr>
                <m:t>th</m:t>
              </m:r>
              <m:ctrlPr>
                <w:rPr>
                  <w:rFonts w:ascii="DejaVu Math TeX Gyre" w:hAnsi="DejaVu Math TeX Gyre"/>
                </w:rPr>
              </m:ctrlPr>
            </m:sub>
          </m:sSub>
          <m:r>
            <m:rPr>
              <m:sty m:val="p"/>
            </m:rPr>
            <w:rPr>
              <w:rFonts w:hint="default" w:ascii="DejaVu Math TeX Gyre" w:hAnsi="DejaVu Math TeX Gyre"/>
            </w:rPr>
            <m:t>)=Q</m:t>
          </m:r>
          <m:d>
            <m:dPr>
              <m:ctrlPr>
                <w:rPr>
                  <w:rFonts w:hint="default" w:ascii="DejaVu Math TeX Gyre" w:hAnsi="DejaVu Math TeX Gyre"/>
                </w:rPr>
              </m:ctrlPr>
            </m:dPr>
            <m:e>
              <m:f>
                <m:fPr>
                  <m:ctrlPr>
                    <w:rPr>
                      <w:rFonts w:hint="default" w:ascii="DejaVu Math TeX Gyre" w:hAnsi="DejaVu Math TeX Gyre"/>
                    </w:rPr>
                  </m:ctrlPr>
                </m:fPr>
                <m:num>
                  <m:sSub>
                    <m:sSubPr>
                      <m:ctrlPr>
                        <w:rPr>
                          <w:rFonts w:hint="default" w:ascii="DejaVu Math TeX Gyre" w:hAnsi="DejaVu Math TeX Gyre"/>
                        </w:rPr>
                      </m:ctrlPr>
                    </m:sSubPr>
                    <m:e>
                      <m:r>
                        <m:rPr>
                          <m:sty m:val="p"/>
                        </m:rPr>
                        <w:rPr>
                          <w:rFonts w:hint="default" w:ascii="DejaVu Math TeX Gyre" w:hAnsi="DejaVu Math TeX Gyre"/>
                        </w:rPr>
                        <m:t>Δ</m:t>
                      </m:r>
                      <m:ctrlPr>
                        <w:rPr>
                          <w:rFonts w:ascii="DejaVu Math TeX Gyre" w:hAnsi="DejaVu Math TeX Gyre"/>
                        </w:rPr>
                      </m:ctrlPr>
                    </m:e>
                    <m:sub>
                      <m:r>
                        <m:rPr>
                          <m:sty m:val="p"/>
                        </m:rPr>
                        <w:rPr>
                          <w:rFonts w:hint="default" w:ascii="DejaVu Math TeX Gyre" w:hAnsi="DejaVu Math TeX Gyre"/>
                        </w:rPr>
                        <m:t>th</m:t>
                      </m:r>
                      <m:ctrlPr>
                        <w:rPr>
                          <w:rFonts w:ascii="DejaVu Math TeX Gyre" w:hAnsi="DejaVu Math TeX Gyre"/>
                        </w:rPr>
                      </m:ctrlPr>
                    </m:sub>
                  </m:sSub>
                  <m:ctrlPr>
                    <w:rPr>
                      <w:rFonts w:hint="default" w:ascii="DejaVu Math TeX Gyre" w:hAnsi="DejaVu Math TeX Gyre"/>
                    </w:rPr>
                  </m:ctrlPr>
                </m:num>
                <m:den>
                  <m:rad>
                    <m:radPr>
                      <m:degHide m:val="1"/>
                      <m:ctrlPr>
                        <w:rPr>
                          <w:rFonts w:hint="default" w:ascii="DejaVu Math TeX Gyre" w:hAnsi="DejaVu Math TeX Gyre"/>
                        </w:rPr>
                      </m:ctrlPr>
                    </m:radPr>
                    <m:deg>
                      <m:ctrlPr>
                        <w:rPr>
                          <w:rFonts w:ascii="DejaVu Math TeX Gyre" w:hAnsi="DejaVu Math TeX Gyre"/>
                        </w:rPr>
                      </m:ctrlPr>
                    </m:deg>
                    <m:e>
                      <m:r>
                        <m:rPr>
                          <m:sty m:val="p"/>
                        </m:rPr>
                        <w:rPr>
                          <w:rFonts w:hint="default" w:ascii="DejaVu Math TeX Gyre" w:hAnsi="DejaVu Math TeX Gyre"/>
                        </w:rPr>
                        <m:t>2</m:t>
                      </m:r>
                      <m:ctrlPr>
                        <w:rPr>
                          <w:rFonts w:ascii="DejaVu Math TeX Gyre" w:hAnsi="DejaVu Math TeX Gyre"/>
                        </w:rPr>
                      </m:ctrlPr>
                    </m:e>
                  </m:rad>
                  <m:r>
                    <m:rPr>
                      <m:sty m:val="p"/>
                    </m:rPr>
                    <w:rPr>
                      <w:rFonts w:hint="default" w:ascii="DejaVu Math TeX Gyre" w:hAnsi="DejaVu Math TeX Gyre"/>
                    </w:rPr>
                    <m:t>σ</m:t>
                  </m:r>
                  <m:ctrlPr>
                    <w:rPr>
                      <w:rFonts w:hint="default" w:ascii="DejaVu Math TeX Gyre" w:hAnsi="DejaVu Math TeX Gyre"/>
                    </w:rPr>
                  </m:ctrlPr>
                </m:den>
              </m:f>
              <m:ctrlPr>
                <w:rPr>
                  <w:rFonts w:hint="default" w:ascii="DejaVu Math TeX Gyre" w:hAnsi="DejaVu Math TeX Gyre"/>
                </w:rPr>
              </m:ctrlPr>
            </m:e>
          </m:d>
        </m:oMath>
      </m:oMathPara>
    </w:p>
    <w:p w14:paraId="3B485ED8">
      <w:pPr>
        <w:pStyle w:val="59"/>
        <w:bidi w:val="0"/>
      </w:pPr>
      <w:r>
        <w:t>其中</w:t>
      </w:r>
      <m:oMath>
        <m:r>
          <m:rPr>
            <m:sty m:val="p"/>
          </m:rPr>
          <w:rPr>
            <w:rFonts w:hint="default" w:ascii="DejaVu Math TeX Gyre" w:hAnsi="DejaVu Math TeX Gyre"/>
          </w:rPr>
          <m:t>Q(</m:t>
        </m:r>
        <m:r>
          <m:rPr>
            <m:sty m:val="p"/>
          </m:rPr>
          <w:rPr>
            <w:rFonts w:hint="default" w:ascii="DejaVu Math TeX Gyre" w:hAnsi="DejaVu Math TeX Gyre"/>
            <w:lang w:val="en-US" w:eastAsia="zh-CN"/>
          </w:rPr>
          <m:t xml:space="preserve"> </m:t>
        </m:r>
        <m:r>
          <m:rPr>
            <m:sty m:val="p"/>
          </m:rPr>
          <w:rPr>
            <w:rFonts w:hint="default" w:ascii="DejaVu Math TeX Gyre" w:hAnsi="DejaVu Math TeX Gyre"/>
          </w:rPr>
          <m:t>)</m:t>
        </m:r>
      </m:oMath>
      <w:r>
        <w:t>为标准正态分布的互补累积分布函数（Q-function）。由于 Q 函数具有指数衰减特性（</w:t>
      </w:r>
      <m:oMath>
        <m:r>
          <m:rPr>
            <m:sty m:val="p"/>
          </m:rPr>
          <w:rPr>
            <w:rFonts w:hint="default" w:ascii="DejaVu Math TeX Gyre" w:hAnsi="DejaVu Math TeX Gyre"/>
          </w:rPr>
          <m:t>Q(x)≈</m:t>
        </m:r>
        <m:sSup>
          <m:sSupPr>
            <m:ctrlPr>
              <w:rPr>
                <w:rFonts w:hint="default" w:ascii="DejaVu Math TeX Gyre" w:hAnsi="DejaVu Math TeX Gyre"/>
              </w:rPr>
            </m:ctrlPr>
          </m:sSupPr>
          <m:e>
            <m:r>
              <m:rPr>
                <m:sty m:val="p"/>
              </m:rPr>
              <w:rPr>
                <w:rFonts w:hint="default" w:ascii="DejaVu Math TeX Gyre" w:hAnsi="DejaVu Math TeX Gyre"/>
              </w:rPr>
              <m:t>e</m:t>
            </m:r>
            <m:ctrlPr>
              <w:rPr>
                <w:rFonts w:ascii="DejaVu Math TeX Gyre" w:hAnsi="DejaVu Math TeX Gyre"/>
              </w:rPr>
            </m:ctrlPr>
          </m:e>
          <m:sup>
            <m:r>
              <m:rPr>
                <m:sty m:val="p"/>
              </m:rPr>
              <w:rPr>
                <w:rFonts w:hint="default" w:ascii="DejaVu Math TeX Gyre" w:hAnsi="DejaVu Math TeX Gyre"/>
              </w:rPr>
              <m:t>−</m:t>
            </m:r>
            <m:sSup>
              <m:sSupPr>
                <m:ctrlPr>
                  <w:rPr>
                    <w:rFonts w:hint="default" w:ascii="DejaVu Math TeX Gyre" w:hAnsi="DejaVu Math TeX Gyre"/>
                  </w:rPr>
                </m:ctrlPr>
              </m:sSupPr>
              <m:e>
                <m:r>
                  <m:rPr>
                    <m:sty m:val="p"/>
                  </m:rPr>
                  <w:rPr>
                    <w:rFonts w:hint="default" w:ascii="DejaVu Math TeX Gyre" w:hAnsi="DejaVu Math TeX Gyre"/>
                  </w:rPr>
                  <m:t>x</m:t>
                </m:r>
                <m:ctrlPr>
                  <w:rPr>
                    <w:rFonts w:ascii="DejaVu Math TeX Gyre" w:hAnsi="DejaVu Math TeX Gyre"/>
                  </w:rPr>
                </m:ctrlPr>
              </m:e>
              <m:sup>
                <m:r>
                  <m:rPr>
                    <m:sty m:val="p"/>
                  </m:rPr>
                  <w:rPr>
                    <w:rFonts w:hint="default" w:ascii="DejaVu Math TeX Gyre" w:hAnsi="DejaVu Math TeX Gyre"/>
                  </w:rPr>
                  <m:t>2</m:t>
                </m:r>
                <m:ctrlPr>
                  <w:rPr>
                    <w:rFonts w:ascii="DejaVu Math TeX Gyre" w:hAnsi="DejaVu Math TeX Gyre"/>
                  </w:rPr>
                </m:ctrlPr>
              </m:sup>
            </m:sSup>
            <m:r>
              <m:rPr>
                <m:sty m:val="p"/>
              </m:rPr>
              <w:rPr>
                <w:rFonts w:hint="default" w:ascii="DejaVu Math TeX Gyre" w:hAnsi="DejaVu Math TeX Gyre"/>
              </w:rPr>
              <m:t>/2</m:t>
            </m:r>
            <m:ctrlPr>
              <w:rPr>
                <w:rFonts w:hint="default" w:ascii="DejaVu Math TeX Gyre" w:hAnsi="DejaVu Math TeX Gyre"/>
              </w:rPr>
            </m:ctrlPr>
          </m:sup>
        </m:sSup>
      </m:oMath>
      <w:r>
        <w:t>），随着</w:t>
      </w:r>
      <m:oMath>
        <m:sSub>
          <m:sSubPr>
            <m:ctrlPr>
              <w:rPr>
                <w:rFonts w:hint="default" w:ascii="DejaVu Math TeX Gyre" w:hAnsi="DejaVu Math TeX Gyre"/>
              </w:rPr>
            </m:ctrlPr>
          </m:sSubPr>
          <m:e>
            <m:r>
              <m:rPr>
                <m:sty m:val="p"/>
              </m:rPr>
              <w:rPr>
                <w:rFonts w:hint="default" w:ascii="DejaVu Math TeX Gyre" w:hAnsi="DejaVu Math TeX Gyre"/>
              </w:rPr>
              <m:t>Δ</m:t>
            </m:r>
            <m:ctrlPr>
              <w:rPr>
                <w:rFonts w:ascii="DejaVu Math TeX Gyre" w:hAnsi="DejaVu Math TeX Gyre"/>
              </w:rPr>
            </m:ctrlPr>
          </m:e>
          <m:sub>
            <m:r>
              <m:rPr>
                <m:sty m:val="p"/>
              </m:rPr>
              <w:rPr>
                <w:rFonts w:hint="default" w:ascii="DejaVu Math TeX Gyre" w:hAnsi="DejaVu Math TeX Gyre"/>
              </w:rPr>
              <m:t>th</m:t>
            </m:r>
            <m:ctrlPr>
              <w:rPr>
                <w:rFonts w:ascii="DejaVu Math TeX Gyre" w:hAnsi="DejaVu Math TeX Gyre"/>
              </w:rPr>
            </m:ctrlPr>
          </m:sub>
        </m:sSub>
      </m:oMath>
      <w:r>
        <w:t>的增加，误切换概率呈指数级下降。</w:t>
      </w:r>
      <w:r>
        <w:br w:type="textWrapping"/>
      </w:r>
      <w:r>
        <w:t>例如，取</w:t>
      </w:r>
      <m:oMath>
        <m:sSub>
          <m:sSubPr>
            <m:ctrlPr>
              <w:rPr>
                <w:rFonts w:hint="default" w:ascii="DejaVu Math TeX Gyre" w:hAnsi="DejaVu Math TeX Gyre"/>
              </w:rPr>
            </m:ctrlPr>
          </m:sSubPr>
          <m:e>
            <m:r>
              <m:rPr>
                <m:sty m:val="p"/>
              </m:rPr>
              <w:rPr>
                <w:rFonts w:hint="default" w:ascii="DejaVu Math TeX Gyre" w:hAnsi="DejaVu Math TeX Gyre"/>
              </w:rPr>
              <m:t>Δ</m:t>
            </m:r>
            <m:ctrlPr>
              <w:rPr>
                <w:rFonts w:ascii="DejaVu Math TeX Gyre" w:hAnsi="DejaVu Math TeX Gyre"/>
              </w:rPr>
            </m:ctrlPr>
          </m:e>
          <m:sub>
            <m:r>
              <m:rPr>
                <m:sty m:val="p"/>
              </m:rPr>
              <w:rPr>
                <w:rFonts w:hint="default" w:ascii="DejaVu Math TeX Gyre" w:hAnsi="DejaVu Math TeX Gyre"/>
              </w:rPr>
              <m:t>th</m:t>
            </m:r>
            <m:ctrlPr>
              <w:rPr>
                <w:rFonts w:ascii="DejaVu Math TeX Gyre" w:hAnsi="DejaVu Math TeX Gyre"/>
              </w:rPr>
            </m:ctrlPr>
          </m:sub>
        </m:sSub>
        <m:r>
          <m:rPr>
            <m:sty m:val="p"/>
          </m:rPr>
          <w:rPr>
            <w:rFonts w:hint="default" w:ascii="DejaVu Math TeX Gyre" w:hAnsi="DejaVu Math TeX Gyre"/>
            <w:lang w:val="en-US" w:eastAsia="zh-CN"/>
          </w:rPr>
          <m:t>=3σ</m:t>
        </m:r>
      </m:oMath>
      <w:r>
        <w:t>时，误切换概率可降低至</w:t>
      </w:r>
      <m:oMath>
        <m:r>
          <m:rPr>
            <m:sty m:val="p"/>
          </m:rPr>
          <w:rPr>
            <w:rFonts w:hint="default" w:ascii="DejaVu Math TeX Gyre" w:hAnsi="DejaVu Math TeX Gyre"/>
          </w:rPr>
          <m:t>1</m:t>
        </m:r>
        <m:sSup>
          <m:sSupPr>
            <m:ctrlPr>
              <w:rPr>
                <w:rFonts w:hint="default" w:ascii="DejaVu Math TeX Gyre" w:hAnsi="DejaVu Math TeX Gyre"/>
              </w:rPr>
            </m:ctrlPr>
          </m:sSupPr>
          <m:e>
            <m:r>
              <m:rPr>
                <m:sty m:val="p"/>
              </m:rPr>
              <w:rPr>
                <w:rFonts w:hint="default" w:ascii="DejaVu Math TeX Gyre" w:hAnsi="DejaVu Math TeX Gyre"/>
              </w:rPr>
              <m:t>0</m:t>
            </m:r>
            <m:ctrlPr>
              <w:rPr>
                <w:rFonts w:ascii="DejaVu Math TeX Gyre" w:hAnsi="DejaVu Math TeX Gyre"/>
              </w:rPr>
            </m:ctrlPr>
          </m:e>
          <m:sup>
            <m:r>
              <m:rPr>
                <m:sty m:val="p"/>
              </m:rPr>
              <w:rPr>
                <w:rFonts w:hint="default" w:ascii="DejaVu Math TeX Gyre" w:hAnsi="DejaVu Math TeX Gyre"/>
              </w:rPr>
              <m:t>−3</m:t>
            </m:r>
            <m:ctrlPr>
              <w:rPr>
                <w:rFonts w:ascii="DejaVu Math TeX Gyre" w:hAnsi="DejaVu Math TeX Gyre"/>
              </w:rPr>
            </m:ctrlPr>
          </m:sup>
        </m:sSup>
      </m:oMath>
      <w:r>
        <w:t>量级。这从理论上证明了迟滞机制能有效抑制信道抖动引发的频繁切换，保证了簇结构的稳定性。</w:t>
      </w:r>
    </w:p>
    <w:p w14:paraId="34C819CF">
      <w:pPr>
        <w:pStyle w:val="3"/>
        <w:keepNext w:val="0"/>
        <w:keepLines w:val="0"/>
        <w:widowControl/>
        <w:suppressLineNumbers w:val="0"/>
        <w:ind w:left="0" w:firstLine="0"/>
        <w:rPr>
          <w:i w:val="0"/>
          <w:iCs w:val="0"/>
          <w:caps w:val="0"/>
          <w:color w:val="000000"/>
          <w:spacing w:val="0"/>
          <w:u w:val="none"/>
        </w:rPr>
      </w:pPr>
      <w:commentRangeStart w:id="5"/>
      <w:bookmarkStart w:id="42" w:name="_Toc29502"/>
      <w:r>
        <w:rPr>
          <w:i w:val="0"/>
          <w:iCs w:val="0"/>
          <w:caps w:val="0"/>
          <w:color w:val="000000"/>
          <w:spacing w:val="0"/>
          <w:u w:val="none"/>
        </w:rPr>
        <w:t>理论分析与架构优势</w:t>
      </w:r>
      <w:commentRangeEnd w:id="5"/>
      <w:r>
        <w:commentReference w:id="5"/>
      </w:r>
      <w:bookmarkEnd w:id="42"/>
    </w:p>
    <w:p w14:paraId="395D163A">
      <w:pPr>
        <w:bidi w:val="0"/>
        <w:rPr>
          <w:rFonts w:hint="eastAsia" w:eastAsia="宋体"/>
          <w:lang w:eastAsia="zh-CN"/>
        </w:rPr>
      </w:pPr>
      <w:r>
        <w:t>本节从复杂度、通信开销和鲁棒性三个维度，对所提架构进行定性推导分析</w:t>
      </w:r>
      <w:r>
        <w:rPr>
          <w:rFonts w:hint="eastAsia"/>
          <w:lang w:eastAsia="zh-CN"/>
        </w:rPr>
        <w:t>。</w:t>
      </w:r>
    </w:p>
    <w:p w14:paraId="3DA959D7">
      <w:pPr>
        <w:pStyle w:val="4"/>
        <w:keepNext w:val="0"/>
        <w:keepLines w:val="0"/>
        <w:widowControl/>
        <w:suppressLineNumbers w:val="0"/>
        <w:ind w:left="0" w:firstLine="0"/>
        <w:rPr>
          <w:i w:val="0"/>
          <w:iCs w:val="0"/>
          <w:caps w:val="0"/>
          <w:color w:val="000000"/>
          <w:spacing w:val="0"/>
          <w:u w:val="none"/>
        </w:rPr>
      </w:pPr>
      <w:bookmarkStart w:id="43" w:name="_Toc18720"/>
      <w:r>
        <w:rPr>
          <w:i w:val="0"/>
          <w:iCs w:val="0"/>
          <w:caps w:val="0"/>
          <w:color w:val="000000"/>
          <w:spacing w:val="0"/>
          <w:u w:val="none"/>
        </w:rPr>
        <w:t>管理复杂度分析</w:t>
      </w:r>
      <w:bookmarkEnd w:id="43"/>
    </w:p>
    <w:p w14:paraId="040AC082">
      <w:pPr>
        <w:bidi w:val="0"/>
      </w:pPr>
      <w:r>
        <w:t xml:space="preserve">假设网络中共有 N 个节点，被划分为 K 个子网（簇），每个子网平均有 </w:t>
      </w:r>
      <m:oMath>
        <m:r>
          <m:rPr>
            <m:sty m:val="p"/>
          </m:rPr>
          <w:rPr>
            <w:rFonts w:hint="default" w:ascii="DejaVu Math TeX Gyre" w:hAnsi="DejaVu Math TeX Gyre"/>
          </w:rPr>
          <m:t>N/K</m:t>
        </m:r>
      </m:oMath>
      <w:r>
        <w:t xml:space="preserve"> 个节点。</w:t>
      </w:r>
    </w:p>
    <w:p w14:paraId="02F02BBA">
      <w:pPr>
        <w:numPr>
          <w:ilvl w:val="0"/>
          <w:numId w:val="21"/>
        </w:numPr>
        <w:bidi w:val="0"/>
        <w:ind w:left="420" w:leftChars="0" w:hanging="420" w:firstLineChars="0"/>
      </w:pPr>
      <w:r>
        <w:t xml:space="preserve">传统集中式架构：中心节点需处理所有节点的路由和状态维护，计算复杂度为 </w:t>
      </w:r>
      <m:oMath>
        <m:r>
          <m:rPr>
            <m:sty m:val="p"/>
          </m:rPr>
          <w:rPr>
            <w:rFonts w:hint="default" w:ascii="DejaVu Math TeX Gyre" w:hAnsi="DejaVu Math TeX Gyre"/>
          </w:rPr>
          <m:t>O(</m:t>
        </m:r>
        <m:sSup>
          <m:sSupPr>
            <m:ctrlPr>
              <w:rPr>
                <w:rFonts w:hint="default" w:ascii="DejaVu Math TeX Gyre" w:hAnsi="DejaVu Math TeX Gyre"/>
              </w:rPr>
            </m:ctrlPr>
          </m:sSupPr>
          <m:e>
            <m:r>
              <m:rPr>
                <m:sty m:val="p"/>
              </m:rPr>
              <w:rPr>
                <w:rFonts w:hint="default" w:ascii="DejaVu Math TeX Gyre" w:hAnsi="DejaVu Math TeX Gyre"/>
              </w:rPr>
              <m:t>N</m:t>
            </m:r>
            <m:ctrlPr>
              <w:rPr>
                <w:rFonts w:hint="default" w:ascii="DejaVu Math TeX Gyre" w:hAnsi="DejaVu Math TeX Gyre"/>
              </w:rPr>
            </m:ctrlPr>
          </m:e>
          <m:sup>
            <m:r>
              <m:rPr>
                <m:sty m:val="p"/>
              </m:rPr>
              <w:rPr>
                <w:rFonts w:hint="default" w:ascii="DejaVu Math TeX Gyre" w:hAnsi="DejaVu Math TeX Gyre"/>
              </w:rPr>
              <m:t>2</m:t>
            </m:r>
            <m:ctrlPr>
              <w:rPr>
                <w:rFonts w:hint="default" w:ascii="DejaVu Math TeX Gyre" w:hAnsi="DejaVu Math TeX Gyre"/>
              </w:rPr>
            </m:ctrlPr>
          </m:sup>
        </m:sSup>
        <m:r>
          <m:rPr>
            <m:sty m:val="p"/>
          </m:rPr>
          <w:rPr>
            <w:rFonts w:hint="default" w:ascii="DejaVu Math TeX Gyre" w:hAnsi="DejaVu Math TeX Gyre"/>
          </w:rPr>
          <m:t>)</m:t>
        </m:r>
      </m:oMath>
      <w:r>
        <w:t xml:space="preserve"> 或 </w:t>
      </w:r>
      <m:oMath>
        <m:r>
          <m:rPr>
            <m:sty m:val="p"/>
          </m:rPr>
          <w:rPr>
            <w:rFonts w:hint="default" w:ascii="DejaVu Math TeX Gyre" w:hAnsi="DejaVu Math TeX Gyre"/>
          </w:rPr>
          <m:t>O(N</m:t>
        </m:r>
        <m:func>
          <m:funcPr>
            <m:ctrlPr>
              <w:rPr>
                <w:rFonts w:hint="default" w:ascii="DejaVu Math TeX Gyre" w:hAnsi="DejaVu Math TeX Gyre"/>
              </w:rPr>
            </m:ctrlPr>
          </m:funcPr>
          <m:fName>
            <m:r>
              <m:rPr>
                <m:sty m:val="p"/>
              </m:rPr>
              <w:rPr>
                <w:rFonts w:hint="default" w:ascii="DejaVu Math TeX Gyre" w:hAnsi="DejaVu Math TeX Gyre"/>
              </w:rPr>
              <m:t>log</m:t>
            </m:r>
            <m:ctrlPr>
              <w:rPr>
                <w:rFonts w:hint="default" w:ascii="DejaVu Math TeX Gyre" w:hAnsi="DejaVu Math TeX Gyre"/>
              </w:rPr>
            </m:ctrlPr>
          </m:fName>
          <m:e>
            <m:r>
              <m:rPr>
                <m:sty m:val="p"/>
              </m:rPr>
              <w:rPr>
                <w:rFonts w:hint="default" w:ascii="DejaVu Math TeX Gyre" w:hAnsi="DejaVu Math TeX Gyre"/>
              </w:rPr>
              <m:t>N</m:t>
            </m:r>
            <m:ctrlPr>
              <w:rPr>
                <w:rFonts w:hint="default" w:ascii="DejaVu Math TeX Gyre" w:hAnsi="DejaVu Math TeX Gyre"/>
              </w:rPr>
            </m:ctrlPr>
          </m:e>
        </m:func>
        <m:r>
          <m:rPr>
            <m:sty m:val="p"/>
          </m:rPr>
          <w:rPr>
            <w:rFonts w:hint="default" w:ascii="DejaVu Math TeX Gyre" w:hAnsi="DejaVu Math TeX Gyre"/>
          </w:rPr>
          <m:t>)</m:t>
        </m:r>
      </m:oMath>
      <w:r>
        <w:t>。</w:t>
      </w:r>
    </w:p>
    <w:p w14:paraId="02E99C2D">
      <w:pPr>
        <w:numPr>
          <w:ilvl w:val="0"/>
          <w:numId w:val="21"/>
        </w:numPr>
        <w:bidi w:val="0"/>
        <w:ind w:left="420" w:leftChars="0" w:hanging="420" w:firstLineChars="0"/>
      </w:pPr>
      <w:r>
        <w:t>本架构（分层式）：</w:t>
      </w:r>
    </w:p>
    <w:p w14:paraId="6B5F24B8">
      <w:pPr>
        <w:numPr>
          <w:ilvl w:val="1"/>
          <w:numId w:val="21"/>
        </w:numPr>
        <w:bidi w:val="0"/>
        <w:ind w:left="840" w:leftChars="0" w:hanging="420" w:firstLineChars="0"/>
      </w:pPr>
      <w:r>
        <w:t>全局节点：仅需处理 K 个代理节点的信息，复杂度降为 O(K)。</w:t>
      </w:r>
    </w:p>
    <w:p w14:paraId="50DE4AC6">
      <w:pPr>
        <w:numPr>
          <w:ilvl w:val="1"/>
          <w:numId w:val="21"/>
        </w:numPr>
        <w:bidi w:val="0"/>
        <w:ind w:left="840" w:leftChars="0" w:hanging="420" w:firstLineChars="0"/>
      </w:pPr>
      <w:r>
        <w:t xml:space="preserve">代理节点：仅需处理本子网内的 </w:t>
      </w:r>
      <m:oMath>
        <m:r>
          <m:rPr>
            <m:sty m:val="p"/>
          </m:rPr>
          <w:rPr>
            <w:rFonts w:hint="default" w:ascii="DejaVu Math TeX Gyre" w:hAnsi="DejaVu Math TeX Gyre"/>
          </w:rPr>
          <m:t>N/K</m:t>
        </m:r>
      </m:oMath>
      <w:r>
        <w:t xml:space="preserve"> 个节点，复杂度为 </w:t>
      </w:r>
      <m:oMath>
        <m:r>
          <m:rPr>
            <m:sty m:val="p"/>
          </m:rPr>
          <w:rPr>
            <w:rFonts w:hint="default" w:ascii="DejaVu Math TeX Gyre" w:hAnsi="DejaVu Math TeX Gyre"/>
          </w:rPr>
          <m:t>O((N/K</m:t>
        </m:r>
        <m:sSup>
          <m:sSupPr>
            <m:ctrlPr>
              <w:rPr>
                <w:rFonts w:hint="default" w:ascii="DejaVu Math TeX Gyre" w:hAnsi="DejaVu Math TeX Gyre"/>
              </w:rPr>
            </m:ctrlPr>
          </m:sSupPr>
          <m:e>
            <m:r>
              <m:rPr>
                <m:sty m:val="p"/>
              </m:rPr>
              <w:rPr>
                <w:rFonts w:hint="default" w:ascii="DejaVu Math TeX Gyre" w:hAnsi="DejaVu Math TeX Gyre"/>
              </w:rPr>
              <m:t>)</m:t>
            </m:r>
            <m:ctrlPr>
              <w:rPr>
                <w:rFonts w:hint="default" w:ascii="DejaVu Math TeX Gyre" w:hAnsi="DejaVu Math TeX Gyre"/>
              </w:rPr>
            </m:ctrlPr>
          </m:e>
          <m:sup>
            <m:r>
              <m:rPr>
                <m:sty m:val="p"/>
              </m:rPr>
              <w:rPr>
                <w:rFonts w:hint="default" w:ascii="DejaVu Math TeX Gyre" w:hAnsi="DejaVu Math TeX Gyre"/>
              </w:rPr>
              <m:t>2</m:t>
            </m:r>
            <m:ctrlPr>
              <w:rPr>
                <w:rFonts w:hint="default" w:ascii="DejaVu Math TeX Gyre" w:hAnsi="DejaVu Math TeX Gyre"/>
              </w:rPr>
            </m:ctrlPr>
          </m:sup>
        </m:sSup>
        <m:r>
          <m:rPr>
            <m:sty m:val="p"/>
          </m:rPr>
          <w:rPr>
            <w:rFonts w:hint="default" w:ascii="DejaVu Math TeX Gyre" w:hAnsi="DejaVu Math TeX Gyre"/>
          </w:rPr>
          <m:t>)</m:t>
        </m:r>
      </m:oMath>
      <w:r>
        <w:t>。</w:t>
      </w:r>
    </w:p>
    <w:p w14:paraId="39F924A6">
      <w:pPr>
        <w:numPr>
          <w:ilvl w:val="1"/>
          <w:numId w:val="21"/>
        </w:numPr>
        <w:bidi w:val="0"/>
        <w:ind w:left="840" w:leftChars="0" w:hanging="420" w:firstLineChars="0"/>
      </w:pPr>
      <w:r>
        <w:t xml:space="preserve">结论：由于 </w:t>
      </w:r>
      <m:oMath>
        <m:r>
          <m:rPr>
            <m:sty m:val="p"/>
          </m:rPr>
          <w:rPr>
            <w:rFonts w:hint="default" w:ascii="DejaVu Math TeX Gyre" w:hAnsi="DejaVu Math TeX Gyre"/>
          </w:rPr>
          <m:t>K≪N</m:t>
        </m:r>
      </m:oMath>
      <w:r>
        <w:t>，整体系统的计算压力被显著分散，解决了大规模网络的计算瓶颈。</w:t>
      </w:r>
    </w:p>
    <w:p w14:paraId="7BA9184A">
      <w:pPr>
        <w:pStyle w:val="4"/>
        <w:bidi w:val="0"/>
      </w:pPr>
      <w:bookmarkStart w:id="44" w:name="_Toc15081"/>
      <w:r>
        <w:t>基于聚合压缩比的通信开销渐进分析</w:t>
      </w:r>
      <w:bookmarkEnd w:id="44"/>
    </w:p>
    <w:p w14:paraId="2F2BBC68">
      <w:pPr>
        <w:bidi w:val="0"/>
      </w:pPr>
      <w:r>
        <w:t>传统扁平化管理架构中，管理中心需直接轮询所有节点，其通信开销与网络规模N呈线性增长关系，即复杂度为O(N)。</w:t>
      </w:r>
    </w:p>
    <w:p w14:paraId="6B1F8D8C">
      <w:pPr>
        <w:bidi w:val="0"/>
      </w:pPr>
      <w:r>
        <w:t>本架构引入分层聚合机制，设 UV-MIB 的状态聚合压缩比为</w:t>
      </w:r>
      <m:oMath>
        <m:r>
          <m:rPr>
            <m:sty m:val="p"/>
          </m:rPr>
          <w:rPr>
            <w:rFonts w:hint="default" w:ascii="DejaVu Math TeX Gyre" w:hAnsi="DejaVu Math TeX Gyre"/>
          </w:rPr>
          <m:t>ρ(0&lt;ρ&lt;1)</m:t>
        </m:r>
      </m:oMath>
      <w:r>
        <w:t>。当网络规模N增大时，上行遥测数据的通信开销增长率降低为O(ρN)。其中，ρ的值取决于集群的空间相关性与业务同质性。</w:t>
      </w:r>
    </w:p>
    <w:p w14:paraId="5827E5E0">
      <w:pPr>
        <w:bidi w:val="0"/>
      </w:pPr>
      <w:r>
        <w:t>在典型的高密度集群场景下，由于相邻节点的状态（如链路质量、剩余能量）具有高度相似性，通过代理节点的去重与融合处理，可使得ρ≈0.4。这意味着在理论上，</w:t>
      </w:r>
    </w:p>
    <w:p w14:paraId="630C94A3">
      <w:pPr>
        <w:bidi w:val="0"/>
      </w:pPr>
      <w:r>
        <w:t>随着节点数量N的指数级增加，本架构能显著抑制控制信令对回传带宽的侵占，从而保证业务信道的吞吐量。</w:t>
      </w:r>
    </w:p>
    <w:p w14:paraId="52AB9069">
      <w:pPr>
        <w:pStyle w:val="4"/>
        <w:bidi w:val="0"/>
      </w:pPr>
      <w:bookmarkStart w:id="45" w:name="_Toc13876"/>
      <w:r>
        <w:t>鲁棒性分析</w:t>
      </w:r>
      <w:bookmarkEnd w:id="45"/>
    </w:p>
    <w:p w14:paraId="401DAC1A">
      <w:pPr>
        <w:numPr>
          <w:ilvl w:val="0"/>
          <w:numId w:val="22"/>
        </w:numPr>
        <w:bidi w:val="0"/>
        <w:ind w:left="420" w:leftChars="0" w:hanging="420" w:firstLineChars="0"/>
      </w:pPr>
      <w:r>
        <w:t>单点故障：传统架构中NMS失效导致全网瘫痪。本架构中，若全局节点失效，各子网代理节点仍可基于本地 UV-MIB 维持基本的自治运行（如保持簇内通信）。</w:t>
      </w:r>
    </w:p>
    <w:p w14:paraId="2CB48D39">
      <w:pPr>
        <w:numPr>
          <w:ilvl w:val="0"/>
          <w:numId w:val="22"/>
        </w:numPr>
        <w:bidi w:val="0"/>
        <w:ind w:left="420" w:leftChars="0" w:hanging="420" w:firstLineChars="0"/>
      </w:pPr>
      <w:r>
        <w:t>动态适应：基于 Score 的动态选举机制确保了代理节点始终由“状态最佳”的无人机担任，避免了因节点移动导致的拓扑“黑洞”。</w:t>
      </w:r>
    </w:p>
    <w:p w14:paraId="11E464E0">
      <w:pPr>
        <w:pStyle w:val="3"/>
        <w:bidi w:val="0"/>
      </w:pPr>
      <w:bookmarkStart w:id="46" w:name="_Toc4496"/>
      <w:r>
        <w:t>小结</w:t>
      </w:r>
      <w:bookmarkEnd w:id="46"/>
    </w:p>
    <w:p w14:paraId="034232A8">
      <w:pPr>
        <w:bidi w:val="0"/>
      </w:pPr>
      <w:r>
        <w:t>本章针对异构无人机集群的管理难题，提出了一种物理分层与逻辑虚拟相结合的架构。通过构建基于通信类型的分级拓扑和UV-MIB驱动的协同机制，本架构在理论上证明了在降低复杂度、减少开销和提升鲁棒性方面的优越性，为后续章节的具体协议实现奠定了基础。</w:t>
      </w:r>
    </w:p>
    <w:p w14:paraId="7CA091FE">
      <w:pPr>
        <w:numPr>
          <w:ilvl w:val="0"/>
          <w:numId w:val="0"/>
        </w:numPr>
        <w:adjustRightInd w:val="0"/>
        <w:spacing w:line="400" w:lineRule="atLeast"/>
        <w:sectPr>
          <w:headerReference r:id="rId24" w:type="default"/>
          <w:footerReference r:id="rId26" w:type="default"/>
          <w:headerReference r:id="rId25" w:type="even"/>
          <w:footerReference r:id="rId27" w:type="even"/>
          <w:footnotePr>
            <w:numFmt w:val="decimalEnclosedCircleChinese"/>
            <w:numRestart w:val="eachPage"/>
          </w:footnotePr>
          <w:pgSz w:w="11906" w:h="16838"/>
          <w:pgMar w:top="1701" w:right="1701" w:bottom="1701" w:left="1701" w:header="1134" w:footer="1134" w:gutter="0"/>
          <w:cols w:space="425" w:num="1"/>
          <w:docGrid w:linePitch="312" w:charSpace="0"/>
        </w:sectPr>
      </w:pPr>
    </w:p>
    <w:p w14:paraId="36E7595B">
      <w:pPr>
        <w:pStyle w:val="2"/>
        <w:bidi w:val="0"/>
        <w:rPr>
          <w:i w:val="0"/>
          <w:iCs w:val="0"/>
          <w:caps w:val="0"/>
          <w:color w:val="000000"/>
          <w:spacing w:val="0"/>
          <w:u w:val="none"/>
        </w:rPr>
      </w:pPr>
      <w:bookmarkStart w:id="47" w:name="_Toc6705"/>
      <w:bookmarkStart w:id="48" w:name="_Toc92377601"/>
      <w:r>
        <w:rPr>
          <w:rFonts w:hint="eastAsia"/>
        </w:rPr>
        <w:t>异构无人机集群网络管理协议设计 (HNMP)</w:t>
      </w:r>
      <w:bookmarkEnd w:id="47"/>
    </w:p>
    <w:p w14:paraId="7660EA4E">
      <w:pPr>
        <w:bidi w:val="0"/>
      </w:pPr>
      <w:r>
        <w:t>在第三章中，本文构建了“GMC-SPN-TSN”三层物理分层拓扑与 UV-MIB 逻辑架构，从宏观层面解决了异构无人机集群网络管理中“管理节点部署”与“管理信息汇聚”的问题。然而，架构的有效运转高度依赖于控制信令在异构链路间的高效流转。传统的标准网络管理协议（如 SNMP、NETCONF 等）面向静态、宽带的有线网络设计，其庞大的对象标识符（OID）树状结构、冗长的文本编码（如 XML/JSON）以及高频的周期性轮询机制，在带宽极其受限（如数据链）、拓扑高频震荡的无人机集群中，极易引发“信令风暴”，甚至反噬宝贵的业务带宽。</w:t>
      </w:r>
    </w:p>
    <w:p w14:paraId="2457999C">
      <w:pPr>
        <w:bidi w:val="0"/>
      </w:pPr>
      <w:r>
        <w:t>为此，本章摒弃了传统网络管理协议的臃肿设计，紧扣异构无人机网络的物理约束与高动态特性，量身定制了一套异构网络管理协议（HNMP, Heterogeneous Network Management Protocol）。HNMP 的设计严格遵循以下三大核心原则，旨在实现管理开销与控制效能的最优折中。</w:t>
      </w:r>
    </w:p>
    <w:p w14:paraId="1CCAF471">
      <w:pPr>
        <w:bidi w:val="0"/>
      </w:pPr>
      <w:r>
        <w:t>在第三章中，本文针对异构无人机集群网络的复杂特性，构建了分层自治的网络管理架构，并定义了多维统一的管理信息库（UV-MIB）。然而，要实现全局管理中心（GMC）、子网代理节点（SPN）与终端传感节点（TSN）之间的高效协同，仅依靠静态的架构与数据模型是不够的，必须设计一套能够适应异构链路（如 5G、宽带自组网、数据链等）的标准化通信载体。传统的网络管理协议（如 SNMP、NETCONF）由于信令开销大、依赖稳定连接且缺乏对异构无线底层的感知能力，难以直接应用于高动态、强受限的无人机集群网络中。</w:t>
      </w:r>
    </w:p>
    <w:p w14:paraId="1C72F7F7">
      <w:pPr>
        <w:bidi w:val="0"/>
      </w:pPr>
      <w:r>
        <w:t>基于此，本章面向无人机集群异构网络，设计并提出了一种轻量级异构网络管理协议（Heterogeneous Network Management Protocol, HNMP）。本章首先明确 HNMP 协议的设计目标与核心原则；其次，提出基于覆盖网的协议异构适配架构与跨域数据流转模型；接着，详细设计极简定长的协议帧头、核心 TLV 编码规则以及面向高并发的传输控制机制，并对 UV-MIB 进行协议层面的实例化映射；最后，阐述协议在不同层级间的交互流程与自愈机制，并通过理论与数值分析对协议的信令开销与实时效能进行评估。</w:t>
      </w:r>
    </w:p>
    <w:p w14:paraId="4E88BE54">
      <w:pPr>
        <w:bidi w:val="0"/>
      </w:pPr>
    </w:p>
    <w:p w14:paraId="6BD46DCD">
      <w:pPr>
        <w:pStyle w:val="3"/>
        <w:bidi w:val="0"/>
      </w:pPr>
      <w:bookmarkStart w:id="49" w:name="_Toc22823"/>
      <w:r>
        <w:t>协议总体设计目标与原则</w:t>
      </w:r>
      <w:bookmarkEnd w:id="49"/>
    </w:p>
    <w:p w14:paraId="6693438B">
      <w:pPr>
        <w:bidi w:val="0"/>
      </w:pPr>
      <w:r>
        <w:t>在第三章中，本文构建了“GMC-SPN-TSN”三层物理分层拓扑与 UV-MIB 逻辑架构。然而，架构的有效运转高度依赖于控制信令在异构链路间的高效流转。传统的标准网络管理协议（如 SNMP、NETCONF 等）面向静态、宽带的有线网络设计，其庞大的对象标识符（OID）树状结构、冗长的文本编码以及高频的周期性轮询机制，在带宽极其受限（如数据链）、拓扑高频震荡的无人机集群中，极易引发“信令风暴”。为此，本章量身定制了轻量级异构网络管理协议（HNMP），其设计严格遵循以下三大核心原则：</w:t>
      </w:r>
    </w:p>
    <w:p w14:paraId="6BF3957D">
      <w:pPr>
        <w:pStyle w:val="4"/>
        <w:bidi w:val="0"/>
      </w:pPr>
      <w:r>
        <w:rPr>
          <w:rStyle w:val="28"/>
        </w:rPr>
        <w:t>扁平化语义与极致压缩原则</w:t>
      </w:r>
    </w:p>
    <w:p w14:paraId="18A8AF6D">
      <w:pPr>
        <w:bidi w:val="0"/>
      </w:pPr>
      <w:r>
        <w:t>在数据链和卫星通信等强约束子网中，信道带宽资源极为受限，且机载微处理器的算力有限。HNMP 从寻址方式与编码机制两个维度，将管理报文的开销压缩至最低：</w:t>
      </w:r>
    </w:p>
    <w:p w14:paraId="2FF959D1">
      <w:pPr>
        <w:bidi w:val="0"/>
      </w:pPr>
      <w:r>
        <w:rPr>
          <w:b/>
          <w:bCs/>
        </w:rPr>
        <w:t>扁平化标识空间与轻量级参数标签 (LPT)：</w:t>
      </w:r>
      <w:r>
        <w:t xml:space="preserve"> HNMP 解构了传统 SNMP 协议中占用大量字节的 OID 树状层级结构。针对无人机集群管理状态空间有限的特点，采用一维的轻量级参数标签，仅需 1 个字节即可唯一标识多达 256 种网络与节点状态参数，实现了寻址开销的大幅下降。</w:t>
      </w:r>
    </w:p>
    <w:p w14:paraId="08382AFE">
      <w:pPr>
        <w:bidi w:val="0"/>
      </w:pPr>
      <w:r>
        <w:rPr>
          <w:b/>
          <w:bCs/>
        </w:rPr>
        <w:t>定长字节标识与极简 TV 编码：</w:t>
      </w:r>
      <w:r>
        <w:t xml:space="preserve"> 为降低底层节点的计算开销，HNMP 彻底摒弃了基于 ASCII 码的文本序列化（如 JSON/XML）及变长嵌套解析。协议全面采用基于字典映射的定长字节标识与极简的“类型-数值”（Type-Value, TV）编码结构。HNMP 将各类属性强制映射为固定的单字节十六进制标识，接收端仅需根据预定义的固定字节长度与偏移量，即可实现 O(1) 复杂度的直接读取与查表解析，实现了带宽与算力的双重节约。</w:t>
      </w:r>
    </w:p>
    <w:p w14:paraId="71CB4DF5">
      <w:pPr>
        <w:pStyle w:val="4"/>
        <w:bidi w:val="0"/>
      </w:pPr>
      <w:r>
        <w:rPr>
          <w:rStyle w:val="28"/>
        </w:rPr>
        <w:t>状态解耦与按需交互原则</w:t>
      </w:r>
    </w:p>
    <w:p w14:paraId="28F53996">
      <w:pPr>
        <w:bidi w:val="0"/>
      </w:pPr>
      <w:r>
        <w:t>异构无人机集群跨越了多速率、非对称的物理链路，若采用全局同步的管理交互范式，将导致严重的跨层阻塞。HNMP 通过重构交互逻辑，有效抑制了无效通信：</w:t>
      </w:r>
    </w:p>
    <w:p w14:paraId="488E3A42">
      <w:pPr>
        <w:bidi w:val="0"/>
      </w:pPr>
      <w:r>
        <w:rPr>
          <w:b/>
          <w:bCs/>
        </w:rPr>
        <w:t>事件与阈值驱动的状态更新：</w:t>
      </w:r>
      <w:r>
        <w:t xml:space="preserve"> 在终端节点（TSN）与代理节点（SPN）的簇内交互中，取消了全局固定周期轮询。TSN 的状态上报转变为阈值触发机制。仅当关键状态参数的变化梯度越过预设阈值或发生突发事件时，TSN 才主动发送状态更新报文。</w:t>
      </w:r>
    </w:p>
    <w:p w14:paraId="0A4FE621">
      <w:pPr>
        <w:bidi w:val="0"/>
      </w:pPr>
      <w:r>
        <w:rPr>
          <w:b/>
          <w:bCs/>
        </w:rPr>
        <w:t xml:space="preserve">异步缓存与代理隔离： </w:t>
      </w:r>
      <w:r>
        <w:t>依托 UV-MIB 架构，SPN 节点维护时效性状态缓存表。当全局管理中心（GMC）发起状态查询时，SPN 优先返回处于生存时间（TTL）内的缓存数据。该机制将底层节点的高频状态波动与上层的宏观查询进行了解耦，避免了跨层唤醒带来的高昂时延。</w:t>
      </w:r>
    </w:p>
    <w:p w14:paraId="27036E9D">
      <w:pPr>
        <w:pStyle w:val="4"/>
        <w:bidi w:val="0"/>
      </w:pPr>
      <w:r>
        <w:rPr>
          <w:rStyle w:val="28"/>
        </w:rPr>
        <w:t>宏观策略模板与微观闭环原则</w:t>
      </w:r>
    </w:p>
    <w:p w14:paraId="50F54661">
      <w:pPr>
        <w:bidi w:val="0"/>
      </w:pPr>
      <w:r>
        <w:t>针对无人机集群高动态的特性，GMC 无法对每一个底层 TSN 的物理参数进行微观干预。HNMP 采用基于策略模板的控制逻辑：</w:t>
      </w:r>
    </w:p>
    <w:p w14:paraId="6122A097">
      <w:pPr>
        <w:bidi w:val="0"/>
      </w:pPr>
      <w:r>
        <w:rPr>
          <w:b/>
          <w:bCs/>
        </w:rPr>
        <w:t>指令降维与模板映射：</w:t>
      </w:r>
      <w:r>
        <w:t xml:space="preserve"> GMC 向 SPN 下发的不再是具体的参数配置指令，而是高度抽象的“模式标识（Mode ID）”（如 Mode 0x01 代表静默突防模式）。</w:t>
      </w:r>
    </w:p>
    <w:p w14:paraId="69065077">
      <w:pPr>
        <w:bidi w:val="0"/>
      </w:pPr>
      <w:r>
        <w:rPr>
          <w:b/>
          <w:bCs/>
        </w:rPr>
        <w:t>簇内自治与微观闭环：</w:t>
      </w:r>
      <w:r>
        <w:t xml:space="preserve"> SPN 本地预置了与 Mode ID 对应的参数配置模板。接收到模式切换指令后，SPN 在本地解析并利用簇内协议向 TSN 下发具体的物理层或 MAC 层调整指令。此机制压缩了跨簇下行控制报文体积，并赋予了局部子网更强的自治能力。</w:t>
      </w:r>
    </w:p>
    <w:p w14:paraId="38FEEC78">
      <w:pPr>
        <w:pStyle w:val="3"/>
        <w:bidi w:val="0"/>
      </w:pPr>
      <w:bookmarkStart w:id="50" w:name="_Toc831"/>
      <w:r>
        <w:t>协议总体架构与数据流转模型</w:t>
      </w:r>
      <w:bookmarkEnd w:id="50"/>
    </w:p>
    <w:p w14:paraId="30D232C6">
      <w:pPr>
        <w:bidi w:val="0"/>
      </w:pPr>
      <w:r>
        <w:t xml:space="preserve">在明确了极简、按需与宏观闭环的设计原则后，本节将详细阐述 HNMP 协议在“GMC-SPN-TSN”三层物理架构下的整体运行机制。为了屏蔽底层多网共存带来的复杂性，HNMP 的数据流转呈现出典型的“同构子网采集 </w:t>
      </w:r>
      <w:r>
        <w:rPr>
          <w:rFonts w:hint="eastAsia"/>
          <w:lang w:val="en-US" w:eastAsia="zh-CN"/>
        </w:rPr>
        <w:t>-&gt;</w:t>
      </w:r>
      <w:r>
        <w:t xml:space="preserve"> SPN 异构转换与汇聚 </w:t>
      </w:r>
      <w:r>
        <w:rPr>
          <w:rFonts w:hint="eastAsia"/>
          <w:lang w:val="en-US" w:eastAsia="zh-CN"/>
        </w:rPr>
        <w:t>-&gt;</w:t>
      </w:r>
      <w:r>
        <w:t xml:space="preserve"> 统一骨干回传”的三级架构特征。整个网络管理数据的生命周期可划分为以下五个核心阶段：</w:t>
      </w:r>
    </w:p>
    <w:p w14:paraId="7368548D">
      <w:pPr>
        <w:pStyle w:val="55"/>
        <w:bidi w:val="0"/>
      </w:pPr>
      <w:r>
        <w:drawing>
          <wp:inline distT="0" distB="0" distL="114300" distR="114300">
            <wp:extent cx="3511550" cy="7973060"/>
            <wp:effectExtent l="0" t="0" r="12700" b="8890"/>
            <wp:docPr id="1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5"/>
                    <pic:cNvPicPr>
                      <a:picLocks noChangeAspect="1"/>
                    </pic:cNvPicPr>
                  </pic:nvPicPr>
                  <pic:blipFill>
                    <a:blip r:embed="rId58"/>
                    <a:stretch>
                      <a:fillRect/>
                    </a:stretch>
                  </pic:blipFill>
                  <pic:spPr>
                    <a:xfrm>
                      <a:off x="0" y="0"/>
                      <a:ext cx="3511550" cy="7973060"/>
                    </a:xfrm>
                    <a:prstGeom prst="rect">
                      <a:avLst/>
                    </a:prstGeom>
                    <a:noFill/>
                    <a:ln>
                      <a:noFill/>
                    </a:ln>
                  </pic:spPr>
                </pic:pic>
              </a:graphicData>
            </a:graphic>
          </wp:inline>
        </w:drawing>
      </w:r>
    </w:p>
    <w:p w14:paraId="39154F77">
      <w:pPr>
        <w:pStyle w:val="52"/>
        <w:bidi w:val="0"/>
      </w:pPr>
      <w:r>
        <w:rPr>
          <w:rFonts w:hint="eastAsia"/>
          <w:lang w:val="en-US" w:eastAsia="zh-CN"/>
        </w:rPr>
        <w:t xml:space="preserve">图4-1 </w:t>
      </w:r>
      <w:r>
        <w:rPr>
          <w:rFonts w:hint="eastAsia"/>
        </w:rPr>
        <w:t>基于分层异构架构的 HNMP 数据流转时序图</w:t>
      </w:r>
    </w:p>
    <w:p w14:paraId="799740BA">
      <w:pPr>
        <w:pStyle w:val="4"/>
        <w:bidi w:val="0"/>
      </w:pPr>
      <w:bookmarkStart w:id="51" w:name="_Toc20235"/>
      <w:r>
        <w:t>第一阶段：子网内 TSN 状态采集与 TLV 封装</w:t>
      </w:r>
      <w:bookmarkEnd w:id="51"/>
    </w:p>
    <w:p w14:paraId="6BA001DC">
      <w:pPr>
        <w:bidi w:val="0"/>
      </w:pPr>
      <w:r>
        <w:t>在网络的最底层，无论是处于蜂窝网、自组网还是数据链环境，终端子节点（TSN）内部运行的 HNMP 代理（Agent）行为保持高度一致。TSN 负责周期性或由事件触发采集自身的物理与逻辑状态（如 CPU 负载、剩余电量、三维位置坐标等）。在应用层，TSN 严格遵循 HNMP 的极简编码原则，将这些异构的底层状态数据统一编码为纯粹的 HNMP TLV（Type-Length-Value）载荷，为后续的跨网传输奠定标准化的数据基础。</w:t>
      </w:r>
    </w:p>
    <w:p w14:paraId="7A38EFE8">
      <w:pPr>
        <w:pStyle w:val="4"/>
        <w:bidi w:val="0"/>
      </w:pPr>
      <w:bookmarkStart w:id="52" w:name="_Toc19566"/>
      <w:r>
        <w:t>第二阶段：子网内同构传输</w:t>
      </w:r>
      <w:bookmarkEnd w:id="52"/>
    </w:p>
    <w:p w14:paraId="2C49D0DF">
      <w:pPr>
        <w:bidi w:val="0"/>
      </w:pPr>
      <w:r>
        <w:t>完成 TLV 封装后，数据进入子网内传输阶段。此阶段在各异构子网内部独立进行，TSN 将标准化的 TLV 载荷通过各自子网专属的底层通信体制发送给本子网的代理节点（SPN）：</w:t>
      </w:r>
    </w:p>
    <w:p w14:paraId="5A5E2712">
      <w:pPr>
        <w:numPr>
          <w:ilvl w:val="0"/>
          <w:numId w:val="23"/>
        </w:numPr>
        <w:bidi w:val="0"/>
        <w:ind w:left="420" w:leftChars="0" w:hanging="420" w:firstLineChars="0"/>
      </w:pPr>
      <w:r>
        <w:t>蜂窝子网： TSN 将 TLV 载荷封装为标准 UDP 数据报，通过 4G/5G 基站的空口资源，以星型拓扑直接发送给负责该子网的 SPN。</w:t>
      </w:r>
    </w:p>
    <w:p w14:paraId="681848EA">
      <w:pPr>
        <w:numPr>
          <w:ilvl w:val="0"/>
          <w:numId w:val="23"/>
        </w:numPr>
        <w:bidi w:val="0"/>
        <w:ind w:left="420" w:leftChars="0" w:hanging="420" w:firstLineChars="0"/>
      </w:pPr>
      <w:r>
        <w:t>自组网子网： TSN 将 TLV 封装为 UDP/IP 报文，依托底层 802.11 CSMA/CA 竞争机制与动态路由协议（如 OLSR），以 Mesh 多跳中继的形式路由至该簇的 SPN。</w:t>
      </w:r>
    </w:p>
    <w:p w14:paraId="215258CD">
      <w:pPr>
        <w:numPr>
          <w:ilvl w:val="0"/>
          <w:numId w:val="23"/>
        </w:numPr>
        <w:bidi w:val="0"/>
        <w:ind w:left="420" w:leftChars="0" w:hanging="420" w:firstLineChars="0"/>
      </w:pPr>
      <w:r>
        <w:t>数据链子网： 面对严苛的带宽限制，TSN 将 TLV 作为串口净荷（Payload），通过点对点或点对多点的射频时隙，发送给数据链 SPN。</w:t>
      </w:r>
    </w:p>
    <w:p w14:paraId="57BABAD6">
      <w:pPr>
        <w:pStyle w:val="4"/>
        <w:bidi w:val="0"/>
      </w:pPr>
      <w:bookmarkStart w:id="53" w:name="_Toc2212"/>
      <w:r>
        <w:t>第三阶段：SPN 异构终结与核心汇聚</w:t>
      </w:r>
      <w:bookmarkEnd w:id="53"/>
    </w:p>
    <w:p w14:paraId="07FB5F84">
      <w:pPr>
        <w:bidi w:val="0"/>
      </w:pPr>
      <w:r>
        <w:t>本阶段是整个 HNMP 数据流转架构中“承上启下”的核心枢纽。三个不同子网的 SPN 虽然接收到的底层物理信号与链路层帧结构截然不同，但其应用层的处理逻辑实现了高度统一：</w:t>
      </w:r>
    </w:p>
    <w:p w14:paraId="7B7DE3C1">
      <w:pPr>
        <w:numPr>
          <w:ilvl w:val="0"/>
          <w:numId w:val="24"/>
        </w:numPr>
        <w:bidi w:val="0"/>
        <w:ind w:left="420" w:leftChars="0" w:hanging="420" w:firstLineChars="0"/>
      </w:pPr>
      <w:r>
        <w:t>异构终结（Heterogeneity Termination）： SPN 充当协议网关，负责剥离底层的异构“外衣”。蜂窝网 SPN 剥离 UDP/IP 报头，自组网 SPN 剥离 MAC 与路由头，数据链 SPN 剥离物理同步帧头。最终，所有 SPN 均提取出了干净、统一的 HNMP TLV 原始数据。</w:t>
      </w:r>
    </w:p>
    <w:p w14:paraId="40B36A6E">
      <w:pPr>
        <w:numPr>
          <w:ilvl w:val="0"/>
          <w:numId w:val="24"/>
        </w:numPr>
        <w:bidi w:val="0"/>
        <w:ind w:left="420" w:leftChars="0" w:hanging="420" w:firstLineChars="0"/>
      </w:pPr>
      <w:r>
        <w:t>时空聚合与压缩（Aggregation &amp; Compression）： SPN 在本地维护本子网的“节点状态表”。经过设定的时间窗口等待后，SPN 将本子网内多个 TSN 的 TLV 数据进行空间拼接，并执行差值过滤（如未移动则不报位置）和状态抑制（如健康状态仅上报标志位），最终生成单一且高度精简的“子网状态汇聚报文”。</w:t>
      </w:r>
    </w:p>
    <w:p w14:paraId="585C5076">
      <w:pPr>
        <w:pStyle w:val="4"/>
        <w:bidi w:val="0"/>
      </w:pPr>
      <w:bookmarkStart w:id="54" w:name="_Toc29398"/>
      <w:r>
        <w:t>第四阶段：SPN 到 GMC 的统一骨干回传</w:t>
      </w:r>
      <w:bookmarkEnd w:id="54"/>
    </w:p>
    <w:p w14:paraId="30688392">
      <w:pPr>
        <w:bidi w:val="0"/>
      </w:pPr>
      <w:r>
        <w:t>经过 SPN 的网关处理，底层的异构性在这一层被彻底抹平。在面向全局管理中心（GMC）时，各 SPN 统一使用骨干网络进行回传：</w:t>
      </w:r>
    </w:p>
    <w:p w14:paraId="6027CAA6">
      <w:pPr>
        <w:numPr>
          <w:ilvl w:val="0"/>
          <w:numId w:val="25"/>
        </w:numPr>
        <w:bidi w:val="0"/>
        <w:ind w:left="420" w:leftChars="0" w:hanging="420" w:firstLineChars="0"/>
      </w:pPr>
      <w:r>
        <w:t>统一封装与回传： 各 SPN 将生成的“子网状态汇聚报文”附加标准的 HNMP 协议头部，封装进 UDP/IP 报文中。随后，SPN 通过骨干网络（如高带宽自组网或 5G 专网）将汇聚报文发送给 GMC。</w:t>
      </w:r>
    </w:p>
    <w:p w14:paraId="35D7B677">
      <w:pPr>
        <w:numPr>
          <w:ilvl w:val="0"/>
          <w:numId w:val="25"/>
        </w:numPr>
        <w:bidi w:val="0"/>
        <w:ind w:left="420" w:leftChars="0" w:hanging="420" w:firstLineChars="0"/>
      </w:pPr>
      <w:r>
        <w:t>规避拥塞： 由于 SPN 已经完成了数据的深度汇聚与过滤，骨干网络中仅有少数几个 SPN 节点在与 GMC 进行直接通信。这一机制彻底避免了底层数十架甚至上百架 TSN 直接竞争骨干信道所引发的“信令风暴”与网络崩溃。</w:t>
      </w:r>
    </w:p>
    <w:p w14:paraId="07F175D2">
      <w:pPr>
        <w:pStyle w:val="4"/>
        <w:bidi w:val="0"/>
      </w:pPr>
      <w:bookmarkStart w:id="55" w:name="_Toc25583"/>
      <w:r>
        <w:t>第五阶段：GMC 全局态势呈现</w:t>
      </w:r>
      <w:bookmarkEnd w:id="55"/>
    </w:p>
    <w:p w14:paraId="0A23BE1F">
      <w:pPr>
        <w:bidi w:val="0"/>
      </w:pPr>
      <w:r>
        <w:t>在数据流转的终点，全局管理中心（GMC）接收来自各个 SPN 的标准 HNMP 汇聚报文。GMC 的管理平台对报文进行 TLV 解码与语义还原，将原本割裂的蜂窝网集群、自组网集群与数据链集群的实时态势无缝融合在统一的监控大屏上，从而真正实现了跨域异构无人机集群的全局感知与统一调度。</w:t>
      </w:r>
    </w:p>
    <w:p w14:paraId="69E0E72E">
      <w:pPr>
        <w:pStyle w:val="3"/>
        <w:bidi w:val="0"/>
      </w:pPr>
      <w:bookmarkStart w:id="56" w:name="_Toc7429"/>
      <w:r>
        <w:t>协议帧结构设计</w:t>
      </w:r>
      <w:bookmarkEnd w:id="56"/>
    </w:p>
    <w:p w14:paraId="4CFD714D">
      <w:pPr>
        <w:bidi w:val="0"/>
      </w:pPr>
      <w:r>
        <w:t>在包含传统数据链、自组网（MANET）以及蜂窝网（4G/5G）的异构无人机集群中，底层的物理波形、MAC 机制与网络层路由协议</w:t>
      </w:r>
      <w:r>
        <w:rPr>
          <w:rFonts w:hint="eastAsia"/>
          <w:lang w:val="en-US" w:eastAsia="zh-CN"/>
        </w:rPr>
        <w:t>存在显著差异</w:t>
      </w:r>
      <w:r>
        <w:t>。为了实现全网节点的统一管控，本节设计了一种基于应用层的统一管理协议。该协议通过极简的报文结构和灵活的编码规则，在屏蔽底层通信差异的同时，极大地降低了异构窄带链路的传输开销。</w:t>
      </w:r>
    </w:p>
    <w:p w14:paraId="073F1B5A">
      <w:pPr>
        <w:pStyle w:val="4"/>
        <w:bidi w:val="0"/>
      </w:pPr>
      <w:bookmarkStart w:id="57" w:name="_Toc14931"/>
      <w:r>
        <w:t>基于覆盖网的异构适配架构</w:t>
      </w:r>
      <w:bookmarkEnd w:id="57"/>
    </w:p>
    <w:p w14:paraId="18957C5F">
      <w:pPr>
        <w:bidi w:val="0"/>
      </w:pPr>
      <w:r>
        <w:t>为了避免管理协议与单一底层通信协议栈强绑定，节点级软件架构中引入了网络适配中间件，实现了管理面与传输面的彻底解耦。</w:t>
      </w:r>
    </w:p>
    <w:p w14:paraId="7D23212E">
      <w:pPr>
        <w:numPr>
          <w:ilvl w:val="0"/>
          <w:numId w:val="26"/>
        </w:numPr>
        <w:bidi w:val="0"/>
      </w:pPr>
      <w:r>
        <w:t>向上提供统一接口（管理逻辑层）：管理控制程序运行在应用层，仅负责生成和解析纯粹的“管理意图”。它不关心底层路由机制，只负责构建统一的管理帧Fmgm</w:t>
      </w:r>
      <w:r>
        <w:rPr>
          <w:rFonts w:hint="eastAsia"/>
          <w:lang w:val="en-US" w:eastAsia="zh-CN"/>
        </w:rPr>
        <w:t>t</w:t>
      </w:r>
      <w:r>
        <w:t>并下发给中间件。</w:t>
      </w:r>
    </w:p>
    <w:p w14:paraId="5CDE304B">
      <w:pPr>
        <w:bidi w:val="0"/>
        <w:rPr>
          <w:b w:val="0"/>
          <w:bCs/>
        </w:rPr>
      </w:pPr>
      <w:r>
        <w:rPr>
          <w:rFonts w:hint="eastAsia"/>
          <w:lang w:val="en-US" w:eastAsia="zh-CN"/>
        </w:rPr>
        <w:t>2、</w:t>
      </w:r>
      <w:r>
        <w:t>向下屏蔽底层差异（网络适配层）：</w:t>
      </w:r>
      <w:r>
        <w:rPr>
          <w:rFonts w:ascii="宋体" w:hAnsi="宋体" w:eastAsia="宋体" w:cs="宋体"/>
          <w:sz w:val="24"/>
          <w:szCs w:val="24"/>
        </w:rPr>
        <w:t>网络适配中间件充当“虚拟网卡”的角色，负责将上层的管理帧透明地分发至对应的底层通信接口。</w:t>
      </w:r>
      <w:r>
        <w:rPr>
          <w:rStyle w:val="28"/>
          <w:rFonts w:ascii="宋体" w:hAnsi="宋体" w:eastAsia="宋体" w:cs="宋体"/>
          <w:b w:val="0"/>
          <w:bCs/>
          <w:sz w:val="24"/>
          <w:szCs w:val="24"/>
        </w:rPr>
        <w:t>中间件能够感知底层挂载的异构网络类型，并动态执行差异化的封装策略：</w:t>
      </w:r>
    </w:p>
    <w:p w14:paraId="7998A27E">
      <w:pPr>
        <w:numPr>
          <w:ilvl w:val="0"/>
          <w:numId w:val="27"/>
        </w:numPr>
        <w:bidi w:val="0"/>
        <w:ind w:left="420" w:leftChars="0" w:hanging="420" w:firstLineChars="0"/>
      </w:pPr>
      <w:r>
        <w:t>若目标节点位于蜂窝网，中间件Fmgmt封装为[IP头] + [UDP头] + F_mgmt。</w:t>
      </w:r>
    </w:p>
    <w:p w14:paraId="5DFA769C">
      <w:pPr>
        <w:numPr>
          <w:ilvl w:val="0"/>
          <w:numId w:val="27"/>
        </w:numPr>
        <w:bidi w:val="0"/>
        <w:ind w:left="420" w:leftChars="0" w:hanging="420" w:firstLineChars="0"/>
      </w:pPr>
      <w:r>
        <w:t>若目标节点位于自组网，中间件将其封装为[802.11 MAC头] + [路由头] + F_mgmt。</w:t>
      </w:r>
    </w:p>
    <w:p w14:paraId="00B7871E">
      <w:pPr>
        <w:numPr>
          <w:ilvl w:val="0"/>
          <w:numId w:val="27"/>
        </w:numPr>
        <w:bidi w:val="0"/>
        <w:ind w:left="420" w:leftChars="0" w:hanging="420" w:firstLineChars="0"/>
      </w:pPr>
      <w:r>
        <w:t>若目标节点位于数据链，则直接封装为[串口同步头] + F_mgmt。</w:t>
      </w:r>
    </w:p>
    <w:p w14:paraId="39A0C8D5">
      <w:pPr>
        <w:bidi w:val="0"/>
      </w:pPr>
      <w:r>
        <w:t>接收端中间件则执行相反操作，剥离底层</w:t>
      </w:r>
      <w:r>
        <w:rPr>
          <w:rFonts w:hint="eastAsia"/>
          <w:lang w:val="en-US" w:eastAsia="zh-CN"/>
        </w:rPr>
        <w:t>异构</w:t>
      </w:r>
      <w:r>
        <w:t>报头，向上层提交纯净的管理帧。这种覆盖网架构使得统一管理协议能够透明地运行在任何异构网络之上。</w:t>
      </w:r>
    </w:p>
    <w:p w14:paraId="6D0EA37E">
      <w:pPr>
        <w:pStyle w:val="4"/>
        <w:bidi w:val="0"/>
      </w:pPr>
      <w:bookmarkStart w:id="58" w:name="_Toc32680"/>
      <w:r>
        <w:t>通用帧头结构与设计依据</w:t>
      </w:r>
      <w:bookmarkEnd w:id="58"/>
    </w:p>
    <w:p w14:paraId="60735903">
      <w:pPr>
        <w:bidi w:val="0"/>
      </w:pPr>
      <w:r>
        <w:t>HNMP协议的通用帧头固定为6个字节，每个字段完整占用1个字节（uint8_t），</w:t>
      </w:r>
      <w:r>
        <w:rPr>
          <w:rFonts w:ascii="宋体" w:hAnsi="宋体" w:eastAsia="宋体" w:cs="宋体"/>
          <w:sz w:val="24"/>
          <w:szCs w:val="24"/>
        </w:rPr>
        <w:t>摒弃了易引发跨平台解析错误的跨字节位操作</w:t>
      </w:r>
      <w:r>
        <w:t>。其整体帧格式如表4-1所示：</w:t>
      </w:r>
    </w:p>
    <w:p w14:paraId="04B6044E">
      <w:pPr>
        <w:pStyle w:val="49"/>
        <w:bidi w:val="0"/>
      </w:pPr>
      <w:r>
        <w:t>表4-1 HNMP协议报文整体结构</w:t>
      </w:r>
    </w:p>
    <w:tbl>
      <w:tblPr>
        <w:tblStyle w:val="25"/>
        <w:tblW w:w="0" w:type="auto"/>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001"/>
        <w:gridCol w:w="1176"/>
        <w:gridCol w:w="1717"/>
        <w:gridCol w:w="1268"/>
        <w:gridCol w:w="522"/>
        <w:gridCol w:w="840"/>
        <w:gridCol w:w="897"/>
        <w:gridCol w:w="748"/>
      </w:tblGrid>
      <w:tr w14:paraId="6F53A2FB">
        <w:trPr>
          <w:tblHeader/>
          <w:tblCellSpacing w:w="15" w:type="dxa"/>
        </w:trPr>
        <w:tc>
          <w:tcPr>
            <w:tcW w:w="956" w:type="dxa"/>
            <w:tcBorders>
              <w:top w:val="single" w:color="000000" w:sz="12" w:space="0"/>
              <w:left w:val="nil"/>
              <w:bottom w:val="single" w:color="000000" w:sz="4" w:space="0"/>
              <w:right w:val="nil"/>
              <w:tl2br w:val="nil"/>
            </w:tcBorders>
            <w:shd w:val="clear" w:color="auto" w:fill="FFFFFF"/>
            <w:vAlign w:val="center"/>
          </w:tcPr>
          <w:p w14:paraId="5FF5036C">
            <w:pPr>
              <w:pStyle w:val="47"/>
              <w:bidi w:val="0"/>
              <w:rPr>
                <w:b w:val="0"/>
                <w:color w:val="000000"/>
              </w:rPr>
            </w:pPr>
            <w:r>
              <w:rPr>
                <w:b w:val="0"/>
                <w:color w:val="000000"/>
                <w:lang w:val="en-US" w:eastAsia="zh-CN"/>
              </w:rPr>
              <w:t>字节偏移</w:t>
            </w:r>
          </w:p>
        </w:tc>
        <w:tc>
          <w:tcPr>
            <w:tcW w:w="1146" w:type="dxa"/>
            <w:tcBorders>
              <w:top w:val="single" w:color="000000" w:sz="12" w:space="0"/>
              <w:left w:val="nil"/>
              <w:bottom w:val="single" w:color="000000" w:sz="4" w:space="0"/>
              <w:right w:val="nil"/>
            </w:tcBorders>
            <w:shd w:val="clear" w:color="auto" w:fill="FFFFFF"/>
            <w:vAlign w:val="center"/>
          </w:tcPr>
          <w:p w14:paraId="0383B476">
            <w:pPr>
              <w:pStyle w:val="47"/>
              <w:bidi w:val="0"/>
              <w:rPr>
                <w:b w:val="0"/>
                <w:color w:val="000000"/>
              </w:rPr>
            </w:pPr>
            <w:r>
              <w:rPr>
                <w:b w:val="0"/>
                <w:color w:val="000000"/>
                <w:lang w:val="en-US" w:eastAsia="zh-CN"/>
              </w:rPr>
              <w:t>Byte 0</w:t>
            </w:r>
          </w:p>
        </w:tc>
        <w:tc>
          <w:tcPr>
            <w:tcW w:w="1687" w:type="dxa"/>
            <w:tcBorders>
              <w:top w:val="single" w:color="000000" w:sz="12" w:space="0"/>
              <w:left w:val="nil"/>
              <w:bottom w:val="single" w:color="000000" w:sz="4" w:space="0"/>
              <w:right w:val="nil"/>
            </w:tcBorders>
            <w:shd w:val="clear" w:color="auto" w:fill="FFFFFF"/>
            <w:vAlign w:val="center"/>
          </w:tcPr>
          <w:p w14:paraId="7E2F9358">
            <w:pPr>
              <w:pStyle w:val="47"/>
              <w:bidi w:val="0"/>
              <w:rPr>
                <w:b w:val="0"/>
                <w:color w:val="000000"/>
              </w:rPr>
            </w:pPr>
            <w:r>
              <w:rPr>
                <w:b w:val="0"/>
                <w:color w:val="000000"/>
                <w:lang w:val="en-US" w:eastAsia="zh-CN"/>
              </w:rPr>
              <w:t>Byte 1</w:t>
            </w:r>
          </w:p>
        </w:tc>
        <w:tc>
          <w:tcPr>
            <w:tcW w:w="1238" w:type="dxa"/>
            <w:tcBorders>
              <w:top w:val="single" w:color="000000" w:sz="12" w:space="0"/>
              <w:left w:val="nil"/>
              <w:bottom w:val="single" w:color="000000" w:sz="4" w:space="0"/>
              <w:right w:val="nil"/>
            </w:tcBorders>
            <w:shd w:val="clear" w:color="auto" w:fill="FFFFFF"/>
            <w:vAlign w:val="center"/>
          </w:tcPr>
          <w:p w14:paraId="4F2A5204">
            <w:pPr>
              <w:pStyle w:val="47"/>
              <w:bidi w:val="0"/>
              <w:rPr>
                <w:b w:val="0"/>
                <w:color w:val="000000"/>
              </w:rPr>
            </w:pPr>
            <w:r>
              <w:rPr>
                <w:b w:val="0"/>
                <w:color w:val="000000"/>
                <w:lang w:val="en-US" w:eastAsia="zh-CN"/>
              </w:rPr>
              <w:t>Byte 2</w:t>
            </w:r>
          </w:p>
        </w:tc>
        <w:tc>
          <w:tcPr>
            <w:tcW w:w="492" w:type="dxa"/>
            <w:tcBorders>
              <w:top w:val="single" w:color="000000" w:sz="12" w:space="0"/>
              <w:left w:val="nil"/>
              <w:bottom w:val="single" w:color="000000" w:sz="4" w:space="0"/>
              <w:right w:val="nil"/>
            </w:tcBorders>
            <w:shd w:val="clear" w:color="auto" w:fill="FFFFFF"/>
            <w:vAlign w:val="center"/>
          </w:tcPr>
          <w:p w14:paraId="62A706D8">
            <w:pPr>
              <w:pStyle w:val="47"/>
              <w:bidi w:val="0"/>
              <w:rPr>
                <w:b w:val="0"/>
                <w:color w:val="000000"/>
              </w:rPr>
            </w:pPr>
            <w:r>
              <w:rPr>
                <w:b w:val="0"/>
                <w:color w:val="000000"/>
                <w:lang w:val="en-US" w:eastAsia="zh-CN"/>
              </w:rPr>
              <w:t>Byte 3</w:t>
            </w:r>
          </w:p>
        </w:tc>
        <w:tc>
          <w:tcPr>
            <w:tcW w:w="810" w:type="dxa"/>
            <w:tcBorders>
              <w:top w:val="single" w:color="000000" w:sz="12" w:space="0"/>
              <w:left w:val="nil"/>
              <w:bottom w:val="single" w:color="000000" w:sz="4" w:space="0"/>
              <w:right w:val="nil"/>
            </w:tcBorders>
            <w:shd w:val="clear" w:color="auto" w:fill="FFFFFF"/>
            <w:vAlign w:val="center"/>
          </w:tcPr>
          <w:p w14:paraId="3D31C49C">
            <w:pPr>
              <w:pStyle w:val="47"/>
              <w:bidi w:val="0"/>
              <w:rPr>
                <w:b w:val="0"/>
                <w:color w:val="000000"/>
              </w:rPr>
            </w:pPr>
            <w:r>
              <w:rPr>
                <w:b w:val="0"/>
                <w:color w:val="000000"/>
                <w:lang w:val="en-US" w:eastAsia="zh-CN"/>
              </w:rPr>
              <w:t>Byte 4</w:t>
            </w:r>
          </w:p>
        </w:tc>
        <w:tc>
          <w:tcPr>
            <w:tcW w:w="867" w:type="dxa"/>
            <w:tcBorders>
              <w:top w:val="single" w:color="000000" w:sz="12" w:space="0"/>
              <w:left w:val="nil"/>
              <w:bottom w:val="single" w:color="000000" w:sz="4" w:space="0"/>
              <w:right w:val="nil"/>
            </w:tcBorders>
            <w:shd w:val="clear" w:color="auto" w:fill="FFFFFF"/>
            <w:vAlign w:val="center"/>
          </w:tcPr>
          <w:p w14:paraId="1EACAEF7">
            <w:pPr>
              <w:pStyle w:val="47"/>
              <w:bidi w:val="0"/>
              <w:rPr>
                <w:b w:val="0"/>
                <w:color w:val="000000"/>
              </w:rPr>
            </w:pPr>
            <w:r>
              <w:rPr>
                <w:b w:val="0"/>
                <w:color w:val="000000"/>
                <w:lang w:val="en-US" w:eastAsia="zh-CN"/>
              </w:rPr>
              <w:t>Byte 5</w:t>
            </w:r>
          </w:p>
        </w:tc>
        <w:tc>
          <w:tcPr>
            <w:tcW w:w="703" w:type="dxa"/>
            <w:tcBorders>
              <w:top w:val="single" w:color="000000" w:sz="12" w:space="0"/>
              <w:left w:val="nil"/>
              <w:bottom w:val="single" w:color="000000" w:sz="4" w:space="0"/>
              <w:right w:val="nil"/>
            </w:tcBorders>
            <w:shd w:val="clear" w:color="auto" w:fill="FFFFFF"/>
            <w:vAlign w:val="center"/>
          </w:tcPr>
          <w:p w14:paraId="55D6B5A5">
            <w:pPr>
              <w:pStyle w:val="47"/>
              <w:bidi w:val="0"/>
              <w:rPr>
                <w:b w:val="0"/>
                <w:color w:val="000000"/>
              </w:rPr>
            </w:pPr>
            <w:r>
              <w:rPr>
                <w:b w:val="0"/>
                <w:color w:val="000000"/>
                <w:lang w:val="en-US" w:eastAsia="zh-CN"/>
              </w:rPr>
              <w:t>Byte 6 ... N</w:t>
            </w:r>
          </w:p>
        </w:tc>
      </w:tr>
      <w:tr w14:paraId="19E1BD16">
        <w:trPr>
          <w:tblCellSpacing w:w="15" w:type="dxa"/>
        </w:trPr>
        <w:tc>
          <w:tcPr>
            <w:tcW w:w="956" w:type="dxa"/>
            <w:tcBorders>
              <w:top w:val="single" w:color="000000" w:sz="4" w:space="0"/>
              <w:left w:val="nil"/>
              <w:bottom w:val="single" w:color="000000" w:sz="12" w:space="0"/>
              <w:right w:val="nil"/>
            </w:tcBorders>
            <w:shd w:val="clear" w:color="auto" w:fill="FFFFFF"/>
            <w:vAlign w:val="center"/>
          </w:tcPr>
          <w:p w14:paraId="0FECD766">
            <w:pPr>
              <w:pStyle w:val="47"/>
              <w:bidi w:val="0"/>
              <w:rPr>
                <w:b w:val="0"/>
                <w:color w:val="000000"/>
              </w:rPr>
            </w:pPr>
            <w:r>
              <w:rPr>
                <w:b w:val="0"/>
                <w:color w:val="000000"/>
                <w:lang w:val="en-US" w:eastAsia="zh-CN"/>
              </w:rPr>
              <w:t>字段</w:t>
            </w:r>
          </w:p>
        </w:tc>
        <w:tc>
          <w:tcPr>
            <w:tcW w:w="1146" w:type="dxa"/>
            <w:tcBorders>
              <w:top w:val="single" w:color="000000" w:sz="4" w:space="0"/>
              <w:left w:val="nil"/>
              <w:bottom w:val="single" w:color="000000" w:sz="12" w:space="0"/>
              <w:right w:val="nil"/>
            </w:tcBorders>
            <w:shd w:val="clear" w:color="auto" w:fill="FFFFFF"/>
            <w:vAlign w:val="center"/>
          </w:tcPr>
          <w:p w14:paraId="0FA8BF21">
            <w:pPr>
              <w:pStyle w:val="47"/>
              <w:bidi w:val="0"/>
              <w:rPr>
                <w:b w:val="0"/>
                <w:color w:val="000000"/>
              </w:rPr>
            </w:pPr>
            <w:r>
              <w:rPr>
                <w:b w:val="0"/>
                <w:color w:val="000000"/>
                <w:lang w:val="en-US" w:eastAsia="zh-CN"/>
              </w:rPr>
              <w:t>Frame Type</w:t>
            </w:r>
          </w:p>
        </w:tc>
        <w:tc>
          <w:tcPr>
            <w:tcW w:w="1687" w:type="dxa"/>
            <w:tcBorders>
              <w:top w:val="single" w:color="000000" w:sz="4" w:space="0"/>
              <w:left w:val="nil"/>
              <w:bottom w:val="single" w:color="000000" w:sz="12" w:space="0"/>
              <w:right w:val="nil"/>
            </w:tcBorders>
            <w:shd w:val="clear" w:color="auto" w:fill="FFFFFF"/>
            <w:vAlign w:val="center"/>
          </w:tcPr>
          <w:p w14:paraId="7263D1C3">
            <w:pPr>
              <w:pStyle w:val="47"/>
              <w:bidi w:val="0"/>
              <w:rPr>
                <w:b w:val="0"/>
                <w:color w:val="000000"/>
              </w:rPr>
            </w:pPr>
            <w:r>
              <w:rPr>
                <w:b w:val="0"/>
                <w:color w:val="000000"/>
                <w:lang w:val="en-US" w:eastAsia="zh-CN"/>
              </w:rPr>
              <w:t>QoS Level</w:t>
            </w:r>
          </w:p>
        </w:tc>
        <w:tc>
          <w:tcPr>
            <w:tcW w:w="1238" w:type="dxa"/>
            <w:tcBorders>
              <w:top w:val="single" w:color="000000" w:sz="4" w:space="0"/>
              <w:left w:val="nil"/>
              <w:bottom w:val="single" w:color="000000" w:sz="12" w:space="0"/>
              <w:right w:val="nil"/>
            </w:tcBorders>
            <w:shd w:val="clear" w:color="auto" w:fill="FFFFFF"/>
            <w:vAlign w:val="center"/>
          </w:tcPr>
          <w:p w14:paraId="59B13015">
            <w:pPr>
              <w:pStyle w:val="47"/>
              <w:bidi w:val="0"/>
              <w:rPr>
                <w:b w:val="0"/>
                <w:color w:val="000000"/>
              </w:rPr>
            </w:pPr>
            <w:r>
              <w:rPr>
                <w:b w:val="0"/>
                <w:color w:val="000000"/>
                <w:lang w:val="en-US" w:eastAsia="zh-CN"/>
              </w:rPr>
              <w:t>Source ID</w:t>
            </w:r>
          </w:p>
        </w:tc>
        <w:tc>
          <w:tcPr>
            <w:tcW w:w="492" w:type="dxa"/>
            <w:tcBorders>
              <w:top w:val="single" w:color="000000" w:sz="4" w:space="0"/>
              <w:left w:val="nil"/>
              <w:bottom w:val="single" w:color="000000" w:sz="12" w:space="0"/>
              <w:right w:val="nil"/>
            </w:tcBorders>
            <w:shd w:val="clear" w:color="auto" w:fill="FFFFFF"/>
            <w:vAlign w:val="center"/>
          </w:tcPr>
          <w:p w14:paraId="4B25E642">
            <w:pPr>
              <w:pStyle w:val="47"/>
              <w:bidi w:val="0"/>
              <w:rPr>
                <w:b w:val="0"/>
                <w:color w:val="000000"/>
              </w:rPr>
            </w:pPr>
            <w:r>
              <w:rPr>
                <w:b w:val="0"/>
                <w:color w:val="000000"/>
                <w:lang w:val="en-US" w:eastAsia="zh-CN"/>
              </w:rPr>
              <w:t>Dest ID</w:t>
            </w:r>
          </w:p>
        </w:tc>
        <w:tc>
          <w:tcPr>
            <w:tcW w:w="810" w:type="dxa"/>
            <w:tcBorders>
              <w:top w:val="single" w:color="000000" w:sz="4" w:space="0"/>
              <w:left w:val="nil"/>
              <w:bottom w:val="single" w:color="000000" w:sz="12" w:space="0"/>
              <w:right w:val="nil"/>
            </w:tcBorders>
            <w:shd w:val="clear" w:color="auto" w:fill="FFFFFF"/>
            <w:vAlign w:val="center"/>
          </w:tcPr>
          <w:p w14:paraId="090A08F2">
            <w:pPr>
              <w:pStyle w:val="47"/>
              <w:bidi w:val="0"/>
              <w:rPr>
                <w:b w:val="0"/>
                <w:color w:val="000000"/>
              </w:rPr>
            </w:pPr>
            <w:r>
              <w:rPr>
                <w:b w:val="0"/>
                <w:color w:val="000000"/>
                <w:lang w:val="en-US" w:eastAsia="zh-CN"/>
              </w:rPr>
              <w:t>Seq Number</w:t>
            </w:r>
          </w:p>
        </w:tc>
        <w:tc>
          <w:tcPr>
            <w:tcW w:w="867" w:type="dxa"/>
            <w:tcBorders>
              <w:top w:val="single" w:color="000000" w:sz="4" w:space="0"/>
              <w:left w:val="nil"/>
              <w:bottom w:val="single" w:color="000000" w:sz="12" w:space="0"/>
              <w:right w:val="nil"/>
            </w:tcBorders>
            <w:shd w:val="clear" w:color="auto" w:fill="FFFFFF"/>
            <w:vAlign w:val="center"/>
          </w:tcPr>
          <w:p w14:paraId="0EE9D6E7">
            <w:pPr>
              <w:pStyle w:val="47"/>
              <w:bidi w:val="0"/>
              <w:rPr>
                <w:b w:val="0"/>
                <w:color w:val="000000"/>
              </w:rPr>
            </w:pPr>
            <w:r>
              <w:rPr>
                <w:b w:val="0"/>
                <w:color w:val="000000"/>
                <w:lang w:val="en-US" w:eastAsia="zh-CN"/>
              </w:rPr>
              <w:t>Payload Length</w:t>
            </w:r>
          </w:p>
        </w:tc>
        <w:tc>
          <w:tcPr>
            <w:tcW w:w="703" w:type="dxa"/>
            <w:tcBorders>
              <w:top w:val="single" w:color="000000" w:sz="4" w:space="0"/>
              <w:left w:val="nil"/>
              <w:bottom w:val="single" w:color="000000" w:sz="12" w:space="0"/>
              <w:right w:val="nil"/>
            </w:tcBorders>
            <w:shd w:val="clear" w:color="auto" w:fill="FFFFFF"/>
            <w:vAlign w:val="center"/>
          </w:tcPr>
          <w:p w14:paraId="089D9A4C">
            <w:pPr>
              <w:pStyle w:val="47"/>
              <w:bidi w:val="0"/>
              <w:rPr>
                <w:b w:val="0"/>
                <w:color w:val="000000"/>
              </w:rPr>
            </w:pPr>
            <w:r>
              <w:rPr>
                <w:b w:val="0"/>
                <w:color w:val="000000"/>
                <w:lang w:val="en-US" w:eastAsia="zh-CN"/>
              </w:rPr>
              <w:t>TLV 1 + TLV 2 ...</w:t>
            </w:r>
          </w:p>
        </w:tc>
      </w:tr>
    </w:tbl>
    <w:p w14:paraId="55E0DF0F">
      <w:pPr>
        <w:bidi w:val="0"/>
      </w:pPr>
      <w:r>
        <w:t>为了清晰阐述该帧头设计的合理性与工程价值，各字段的具体功能与核心设计依据如表4-2所示：</w:t>
      </w:r>
    </w:p>
    <w:p w14:paraId="6D3EE855">
      <w:pPr>
        <w:pStyle w:val="49"/>
        <w:bidi w:val="0"/>
      </w:pPr>
      <w:r>
        <w:rPr>
          <w:rStyle w:val="28"/>
        </w:rPr>
        <w:t>表4-2 通用帧头字段功能与设计依据</w:t>
      </w:r>
    </w:p>
    <w:tbl>
      <w:tblPr>
        <w:tblStyle w:val="2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19"/>
        <w:gridCol w:w="585"/>
        <w:gridCol w:w="6888"/>
      </w:tblGrid>
      <w:tr w14:paraId="57329382">
        <w:trPr>
          <w:trHeight w:val="296" w:hRule="atLeast"/>
          <w:tblHeader/>
          <w:tblCellSpacing w:w="15" w:type="dxa"/>
        </w:trPr>
        <w:tc>
          <w:tcPr>
            <w:tcW w:w="974" w:type="dxa"/>
            <w:tcBorders>
              <w:top w:val="single" w:color="000000" w:sz="12" w:space="0"/>
              <w:bottom w:val="single" w:color="000000" w:sz="4" w:space="0"/>
              <w:tl2br w:val="nil"/>
            </w:tcBorders>
            <w:shd w:val="clear" w:color="auto" w:fill="FFFFFF"/>
            <w:vAlign w:val="center"/>
          </w:tcPr>
          <w:p w14:paraId="0CEA0159">
            <w:pPr>
              <w:pStyle w:val="47"/>
              <w:bidi w:val="0"/>
              <w:rPr>
                <w:b w:val="0"/>
                <w:color w:val="000000"/>
              </w:rPr>
            </w:pPr>
            <w:r>
              <w:rPr>
                <w:b w:val="0"/>
                <w:color w:val="000000"/>
                <w:lang w:val="en-US" w:eastAsia="zh-CN"/>
              </w:rPr>
              <w:t>字段名称</w:t>
            </w:r>
          </w:p>
        </w:tc>
        <w:tc>
          <w:tcPr>
            <w:tcW w:w="555" w:type="dxa"/>
            <w:tcBorders>
              <w:top w:val="single" w:color="000000" w:sz="12" w:space="0"/>
              <w:bottom w:val="single" w:color="000000" w:sz="4" w:space="0"/>
            </w:tcBorders>
            <w:shd w:val="clear" w:color="auto" w:fill="FFFFFF"/>
            <w:vAlign w:val="center"/>
          </w:tcPr>
          <w:p w14:paraId="18B58DB5">
            <w:pPr>
              <w:pStyle w:val="47"/>
              <w:bidi w:val="0"/>
              <w:rPr>
                <w:b w:val="0"/>
                <w:color w:val="000000"/>
              </w:rPr>
            </w:pPr>
            <w:r>
              <w:rPr>
                <w:b w:val="0"/>
                <w:color w:val="000000"/>
                <w:lang w:val="en-US" w:eastAsia="zh-CN"/>
              </w:rPr>
              <w:t>长度</w:t>
            </w:r>
          </w:p>
        </w:tc>
        <w:tc>
          <w:tcPr>
            <w:tcW w:w="6843" w:type="dxa"/>
            <w:tcBorders>
              <w:top w:val="single" w:color="000000" w:sz="12" w:space="0"/>
              <w:bottom w:val="single" w:color="000000" w:sz="4" w:space="0"/>
            </w:tcBorders>
            <w:shd w:val="clear" w:color="auto" w:fill="FFFFFF"/>
            <w:vAlign w:val="center"/>
          </w:tcPr>
          <w:p w14:paraId="31537D61">
            <w:pPr>
              <w:pStyle w:val="47"/>
              <w:bidi w:val="0"/>
              <w:rPr>
                <w:b w:val="0"/>
                <w:color w:val="000000"/>
              </w:rPr>
            </w:pPr>
            <w:r>
              <w:rPr>
                <w:b w:val="0"/>
                <w:color w:val="000000"/>
                <w:lang w:val="en-US" w:eastAsia="zh-CN"/>
              </w:rPr>
              <w:t>功能描述与核心设计依据</w:t>
            </w:r>
          </w:p>
        </w:tc>
      </w:tr>
      <w:tr w14:paraId="31D730E5">
        <w:trPr>
          <w:tblCellSpacing w:w="15" w:type="dxa"/>
        </w:trPr>
        <w:tc>
          <w:tcPr>
            <w:tcW w:w="974" w:type="dxa"/>
            <w:tcBorders>
              <w:top w:val="single" w:color="000000" w:sz="4" w:space="0"/>
            </w:tcBorders>
            <w:shd w:val="clear" w:color="auto" w:fill="FFFFFF"/>
            <w:vAlign w:val="center"/>
          </w:tcPr>
          <w:p w14:paraId="29E82A1B">
            <w:pPr>
              <w:pStyle w:val="47"/>
              <w:bidi w:val="0"/>
              <w:rPr>
                <w:b w:val="0"/>
                <w:color w:val="000000"/>
                <w:lang w:val="en-US" w:eastAsia="zh-CN"/>
              </w:rPr>
            </w:pPr>
            <w:r>
              <w:rPr>
                <w:b w:val="0"/>
                <w:color w:val="000000"/>
                <w:lang w:val="en-US" w:eastAsia="zh-CN"/>
              </w:rPr>
              <w:t>Frame Type</w:t>
            </w:r>
          </w:p>
          <w:p w14:paraId="5716412F">
            <w:pPr>
              <w:pStyle w:val="47"/>
              <w:bidi w:val="0"/>
              <w:rPr>
                <w:b w:val="0"/>
                <w:color w:val="000000"/>
              </w:rPr>
            </w:pPr>
            <w:r>
              <w:rPr>
                <w:b w:val="0"/>
                <w:color w:val="000000"/>
                <w:lang w:val="en-US" w:eastAsia="zh-CN"/>
              </w:rPr>
              <w:t>(交互类型)</w:t>
            </w:r>
          </w:p>
        </w:tc>
        <w:tc>
          <w:tcPr>
            <w:tcW w:w="555" w:type="dxa"/>
            <w:tcBorders>
              <w:top w:val="single" w:color="000000" w:sz="4" w:space="0"/>
            </w:tcBorders>
            <w:shd w:val="clear" w:color="auto" w:fill="FFFFFF"/>
            <w:vAlign w:val="center"/>
          </w:tcPr>
          <w:p w14:paraId="09406944">
            <w:pPr>
              <w:pStyle w:val="47"/>
              <w:bidi w:val="0"/>
              <w:rPr>
                <w:b w:val="0"/>
                <w:color w:val="000000"/>
              </w:rPr>
            </w:pPr>
            <w:r>
              <w:rPr>
                <w:b w:val="0"/>
                <w:color w:val="000000"/>
                <w:lang w:val="en-US" w:eastAsia="zh-CN"/>
              </w:rPr>
              <w:t>1 Byte</w:t>
            </w:r>
          </w:p>
        </w:tc>
        <w:tc>
          <w:tcPr>
            <w:tcW w:w="6843" w:type="dxa"/>
            <w:tcBorders>
              <w:top w:val="single" w:color="000000" w:sz="4" w:space="0"/>
            </w:tcBorders>
            <w:shd w:val="clear" w:color="auto" w:fill="FFFFFF"/>
            <w:vAlign w:val="center"/>
          </w:tcPr>
          <w:p w14:paraId="1E8CED95">
            <w:pPr>
              <w:pStyle w:val="47"/>
              <w:bidi w:val="0"/>
              <w:rPr>
                <w:b w:val="0"/>
                <w:color w:val="000000"/>
                <w:lang w:val="en-US" w:eastAsia="zh-CN"/>
              </w:rPr>
            </w:pPr>
            <w:r>
              <w:rPr>
                <w:b w:val="0"/>
                <w:color w:val="000000"/>
                <w:lang w:val="en-US" w:eastAsia="zh-CN"/>
              </w:rPr>
              <w:t>功能：标识报文的交互动作（如：0x01请求、0x02响应、0x03告警）。</w:t>
            </w:r>
          </w:p>
          <w:p w14:paraId="20172562">
            <w:pPr>
              <w:pStyle w:val="47"/>
              <w:bidi w:val="0"/>
              <w:rPr>
                <w:b w:val="0"/>
                <w:color w:val="000000"/>
              </w:rPr>
            </w:pPr>
            <w:r>
              <w:rPr>
                <w:b w:val="0"/>
                <w:color w:val="000000"/>
                <w:lang w:val="en-US" w:eastAsia="zh-CN"/>
              </w:rPr>
              <w:t>设计依据（动名词解耦）：在协议架构中，Frame Type 充当“动词”，而载荷中 TLV 的类型 T 充当“名词”。通过保留该字段，系统实现了操作逻辑与数据模型的正交解耦。接收端仅需读取该字节即可将报文送入对应的状态机，避免了为区分“查询电量”和“电量告警”而导致 TLV 字典无限膨胀的问题。</w:t>
            </w:r>
          </w:p>
        </w:tc>
      </w:tr>
      <w:tr w14:paraId="1C4D23F6">
        <w:trPr>
          <w:tblCellSpacing w:w="15" w:type="dxa"/>
        </w:trPr>
        <w:tc>
          <w:tcPr>
            <w:tcW w:w="974" w:type="dxa"/>
            <w:shd w:val="clear" w:color="auto" w:fill="FFFFFF"/>
            <w:vAlign w:val="center"/>
          </w:tcPr>
          <w:p w14:paraId="640B3142">
            <w:pPr>
              <w:pStyle w:val="47"/>
              <w:bidi w:val="0"/>
              <w:rPr>
                <w:b w:val="0"/>
                <w:color w:val="000000"/>
                <w:lang w:val="en-US" w:eastAsia="zh-CN"/>
              </w:rPr>
            </w:pPr>
            <w:r>
              <w:rPr>
                <w:b w:val="0"/>
                <w:color w:val="000000"/>
                <w:lang w:val="en-US" w:eastAsia="zh-CN"/>
              </w:rPr>
              <w:t>QoS Level</w:t>
            </w:r>
          </w:p>
          <w:p w14:paraId="5D3F9E0C">
            <w:pPr>
              <w:pStyle w:val="47"/>
              <w:bidi w:val="0"/>
              <w:rPr>
                <w:b w:val="0"/>
                <w:color w:val="000000"/>
              </w:rPr>
            </w:pPr>
            <w:r>
              <w:rPr>
                <w:b w:val="0"/>
                <w:color w:val="000000"/>
                <w:lang w:val="en-US" w:eastAsia="zh-CN"/>
              </w:rPr>
              <w:t>(业务优先级)</w:t>
            </w:r>
          </w:p>
        </w:tc>
        <w:tc>
          <w:tcPr>
            <w:tcW w:w="555" w:type="dxa"/>
            <w:shd w:val="clear" w:color="auto" w:fill="FFFFFF"/>
            <w:vAlign w:val="center"/>
          </w:tcPr>
          <w:p w14:paraId="2A85B1A8">
            <w:pPr>
              <w:pStyle w:val="47"/>
              <w:bidi w:val="0"/>
              <w:rPr>
                <w:b w:val="0"/>
                <w:color w:val="000000"/>
              </w:rPr>
            </w:pPr>
            <w:r>
              <w:rPr>
                <w:b w:val="0"/>
                <w:color w:val="000000"/>
                <w:lang w:val="en-US" w:eastAsia="zh-CN"/>
              </w:rPr>
              <w:t>1 Byte</w:t>
            </w:r>
          </w:p>
        </w:tc>
        <w:tc>
          <w:tcPr>
            <w:tcW w:w="6843" w:type="dxa"/>
            <w:shd w:val="clear" w:color="auto" w:fill="FFFFFF"/>
            <w:vAlign w:val="center"/>
          </w:tcPr>
          <w:p w14:paraId="3DE00B62">
            <w:pPr>
              <w:pStyle w:val="47"/>
              <w:bidi w:val="0"/>
              <w:rPr>
                <w:b w:val="0"/>
                <w:color w:val="000000"/>
                <w:lang w:val="en-US" w:eastAsia="zh-CN"/>
              </w:rPr>
            </w:pPr>
            <w:r>
              <w:rPr>
                <w:b w:val="0"/>
                <w:color w:val="000000"/>
                <w:lang w:val="en-US" w:eastAsia="zh-CN"/>
              </w:rPr>
              <w:t>功能：标识当前报文的业务优先级（0为最高优先级）。</w:t>
            </w:r>
          </w:p>
          <w:p w14:paraId="4C2AEC05">
            <w:pPr>
              <w:pStyle w:val="47"/>
              <w:bidi w:val="0"/>
              <w:rPr>
                <w:b w:val="0"/>
                <w:color w:val="000000"/>
              </w:rPr>
            </w:pPr>
            <w:r>
              <w:rPr>
                <w:b w:val="0"/>
                <w:color w:val="000000"/>
                <w:lang w:val="en-US" w:eastAsia="zh-CN"/>
              </w:rPr>
              <w:t>设计依据（极速调度）：采用完整字节表示，使得底层网络层在进行跨层调度时，无需进行任何位移解码操作，直接读取该字节即可将报文映射至对应的发送队列，极大降低了调度延迟。</w:t>
            </w:r>
          </w:p>
        </w:tc>
      </w:tr>
      <w:tr w14:paraId="36827391">
        <w:trPr>
          <w:tblCellSpacing w:w="15" w:type="dxa"/>
        </w:trPr>
        <w:tc>
          <w:tcPr>
            <w:tcW w:w="974" w:type="dxa"/>
            <w:shd w:val="clear" w:color="auto" w:fill="FFFFFF"/>
            <w:vAlign w:val="center"/>
          </w:tcPr>
          <w:p w14:paraId="3348D9A5">
            <w:pPr>
              <w:pStyle w:val="47"/>
              <w:bidi w:val="0"/>
              <w:rPr>
                <w:b w:val="0"/>
                <w:color w:val="000000"/>
                <w:lang w:val="en-US" w:eastAsia="zh-CN"/>
              </w:rPr>
            </w:pPr>
            <w:r>
              <w:rPr>
                <w:b w:val="0"/>
                <w:color w:val="000000"/>
                <w:lang w:val="en-US" w:eastAsia="zh-CN"/>
              </w:rPr>
              <w:t>Source ID</w:t>
            </w:r>
          </w:p>
          <w:p w14:paraId="27BD8198">
            <w:pPr>
              <w:pStyle w:val="47"/>
              <w:bidi w:val="0"/>
              <w:rPr>
                <w:b w:val="0"/>
                <w:color w:val="000000"/>
              </w:rPr>
            </w:pPr>
            <w:r>
              <w:rPr>
                <w:b w:val="0"/>
                <w:color w:val="000000"/>
                <w:lang w:val="en-US" w:eastAsia="zh-CN"/>
              </w:rPr>
              <w:t>(源节点ID)</w:t>
            </w:r>
          </w:p>
        </w:tc>
        <w:tc>
          <w:tcPr>
            <w:tcW w:w="555" w:type="dxa"/>
            <w:shd w:val="clear" w:color="auto" w:fill="FFFFFF"/>
            <w:vAlign w:val="center"/>
          </w:tcPr>
          <w:p w14:paraId="5A61C0F4">
            <w:pPr>
              <w:pStyle w:val="47"/>
              <w:bidi w:val="0"/>
              <w:rPr>
                <w:b w:val="0"/>
                <w:color w:val="000000"/>
              </w:rPr>
            </w:pPr>
            <w:r>
              <w:rPr>
                <w:b w:val="0"/>
                <w:color w:val="000000"/>
                <w:lang w:val="en-US" w:eastAsia="zh-CN"/>
              </w:rPr>
              <w:t>1 Byte</w:t>
            </w:r>
          </w:p>
        </w:tc>
        <w:tc>
          <w:tcPr>
            <w:tcW w:w="6843" w:type="dxa"/>
            <w:shd w:val="clear" w:color="auto" w:fill="FFFFFF"/>
            <w:vAlign w:val="center"/>
          </w:tcPr>
          <w:p w14:paraId="1F633B7B">
            <w:pPr>
              <w:pStyle w:val="47"/>
              <w:bidi w:val="0"/>
              <w:rPr>
                <w:b w:val="0"/>
                <w:color w:val="000000"/>
                <w:lang w:val="en-US" w:eastAsia="zh-CN"/>
              </w:rPr>
            </w:pPr>
            <w:r>
              <w:rPr>
                <w:b w:val="0"/>
                <w:color w:val="000000"/>
                <w:lang w:val="en-US" w:eastAsia="zh-CN"/>
              </w:rPr>
              <w:t>功能：标识发送端无人机的逻辑地址。</w:t>
            </w:r>
          </w:p>
          <w:p w14:paraId="3A49B1E4">
            <w:pPr>
              <w:pStyle w:val="47"/>
              <w:bidi w:val="0"/>
              <w:rPr>
                <w:b w:val="0"/>
                <w:color w:val="000000"/>
              </w:rPr>
            </w:pPr>
            <w:r>
              <w:rPr>
                <w:b w:val="0"/>
                <w:color w:val="000000"/>
                <w:lang w:val="en-US" w:eastAsia="zh-CN"/>
              </w:rPr>
              <w:t>设计依据：支持最大255个节点的集群规模，满足绝大多数中小型无人机编队的寻址需求。</w:t>
            </w:r>
          </w:p>
        </w:tc>
      </w:tr>
      <w:tr w14:paraId="0D7F0FA0">
        <w:trPr>
          <w:tblCellSpacing w:w="15" w:type="dxa"/>
        </w:trPr>
        <w:tc>
          <w:tcPr>
            <w:tcW w:w="974" w:type="dxa"/>
            <w:shd w:val="clear" w:color="auto" w:fill="FFFFFF"/>
            <w:vAlign w:val="center"/>
          </w:tcPr>
          <w:p w14:paraId="224D9782">
            <w:pPr>
              <w:pStyle w:val="47"/>
              <w:bidi w:val="0"/>
              <w:rPr>
                <w:b w:val="0"/>
                <w:color w:val="000000"/>
                <w:lang w:val="en-US" w:eastAsia="zh-CN"/>
              </w:rPr>
            </w:pPr>
            <w:r>
              <w:rPr>
                <w:b w:val="0"/>
                <w:color w:val="000000"/>
                <w:lang w:val="en-US" w:eastAsia="zh-CN"/>
              </w:rPr>
              <w:t>Dest ID</w:t>
            </w:r>
          </w:p>
          <w:p w14:paraId="2914E1CB">
            <w:pPr>
              <w:pStyle w:val="47"/>
              <w:bidi w:val="0"/>
              <w:rPr>
                <w:b w:val="0"/>
                <w:color w:val="000000"/>
              </w:rPr>
            </w:pPr>
            <w:r>
              <w:rPr>
                <w:b w:val="0"/>
                <w:color w:val="000000"/>
                <w:lang w:val="en-US" w:eastAsia="zh-CN"/>
              </w:rPr>
              <w:t>(目的节点ID)</w:t>
            </w:r>
          </w:p>
        </w:tc>
        <w:tc>
          <w:tcPr>
            <w:tcW w:w="555" w:type="dxa"/>
            <w:shd w:val="clear" w:color="auto" w:fill="FFFFFF"/>
            <w:vAlign w:val="center"/>
          </w:tcPr>
          <w:p w14:paraId="16DA1F65">
            <w:pPr>
              <w:pStyle w:val="47"/>
              <w:bidi w:val="0"/>
              <w:rPr>
                <w:b w:val="0"/>
                <w:color w:val="000000"/>
              </w:rPr>
            </w:pPr>
            <w:r>
              <w:rPr>
                <w:b w:val="0"/>
                <w:color w:val="000000"/>
                <w:lang w:val="en-US" w:eastAsia="zh-CN"/>
              </w:rPr>
              <w:t>1 Byte</w:t>
            </w:r>
          </w:p>
        </w:tc>
        <w:tc>
          <w:tcPr>
            <w:tcW w:w="6843" w:type="dxa"/>
            <w:shd w:val="clear" w:color="auto" w:fill="FFFFFF"/>
            <w:vAlign w:val="center"/>
          </w:tcPr>
          <w:p w14:paraId="5065CC0D">
            <w:pPr>
              <w:pStyle w:val="47"/>
              <w:bidi w:val="0"/>
              <w:rPr>
                <w:b w:val="0"/>
                <w:color w:val="000000"/>
                <w:lang w:val="en-US" w:eastAsia="zh-CN"/>
              </w:rPr>
            </w:pPr>
            <w:r>
              <w:rPr>
                <w:b w:val="0"/>
                <w:color w:val="000000"/>
                <w:lang w:val="en-US" w:eastAsia="zh-CN"/>
              </w:rPr>
              <w:t>功能：标识接收端无人机的逻辑地址。</w:t>
            </w:r>
          </w:p>
          <w:p w14:paraId="085315FC">
            <w:pPr>
              <w:pStyle w:val="47"/>
              <w:bidi w:val="0"/>
              <w:rPr>
                <w:b w:val="0"/>
                <w:color w:val="000000"/>
              </w:rPr>
            </w:pPr>
            <w:r>
              <w:rPr>
                <w:b w:val="0"/>
                <w:color w:val="000000"/>
                <w:lang w:val="en-US" w:eastAsia="zh-CN"/>
              </w:rPr>
              <w:t>设计依据：支持单播寻址，同时保留 0xFF 作为集群广播地址，用于全局指令下发。</w:t>
            </w:r>
          </w:p>
        </w:tc>
      </w:tr>
      <w:tr w14:paraId="068AF961">
        <w:trPr>
          <w:tblCellSpacing w:w="15" w:type="dxa"/>
        </w:trPr>
        <w:tc>
          <w:tcPr>
            <w:tcW w:w="974" w:type="dxa"/>
            <w:shd w:val="clear" w:color="auto" w:fill="FFFFFF"/>
            <w:vAlign w:val="center"/>
          </w:tcPr>
          <w:p w14:paraId="03A9E18E">
            <w:pPr>
              <w:pStyle w:val="47"/>
              <w:bidi w:val="0"/>
              <w:rPr>
                <w:b w:val="0"/>
                <w:color w:val="000000"/>
                <w:lang w:val="en-US" w:eastAsia="zh-CN"/>
              </w:rPr>
            </w:pPr>
            <w:r>
              <w:rPr>
                <w:b w:val="0"/>
                <w:color w:val="000000"/>
                <w:lang w:val="en-US" w:eastAsia="zh-CN"/>
              </w:rPr>
              <w:t>Seq Number</w:t>
            </w:r>
          </w:p>
          <w:p w14:paraId="41673C39">
            <w:pPr>
              <w:pStyle w:val="47"/>
              <w:bidi w:val="0"/>
              <w:rPr>
                <w:b w:val="0"/>
                <w:color w:val="000000"/>
              </w:rPr>
            </w:pPr>
            <w:r>
              <w:rPr>
                <w:b w:val="0"/>
                <w:color w:val="000000"/>
                <w:lang w:val="en-US" w:eastAsia="zh-CN"/>
              </w:rPr>
              <w:t>(序列号)</w:t>
            </w:r>
          </w:p>
        </w:tc>
        <w:tc>
          <w:tcPr>
            <w:tcW w:w="555" w:type="dxa"/>
            <w:shd w:val="clear" w:color="auto" w:fill="FFFFFF"/>
            <w:vAlign w:val="center"/>
          </w:tcPr>
          <w:p w14:paraId="770B1544">
            <w:pPr>
              <w:pStyle w:val="47"/>
              <w:bidi w:val="0"/>
              <w:rPr>
                <w:b w:val="0"/>
                <w:color w:val="000000"/>
              </w:rPr>
            </w:pPr>
            <w:r>
              <w:rPr>
                <w:b w:val="0"/>
                <w:color w:val="000000"/>
                <w:lang w:val="en-US" w:eastAsia="zh-CN"/>
              </w:rPr>
              <w:t>1 Byte</w:t>
            </w:r>
          </w:p>
        </w:tc>
        <w:tc>
          <w:tcPr>
            <w:tcW w:w="6843" w:type="dxa"/>
            <w:shd w:val="clear" w:color="auto" w:fill="FFFFFF"/>
            <w:vAlign w:val="center"/>
          </w:tcPr>
          <w:p w14:paraId="69D96109">
            <w:pPr>
              <w:pStyle w:val="47"/>
              <w:bidi w:val="0"/>
              <w:rPr>
                <w:b w:val="0"/>
                <w:color w:val="000000"/>
                <w:lang w:val="en-US" w:eastAsia="zh-CN"/>
              </w:rPr>
            </w:pPr>
            <w:r>
              <w:rPr>
                <w:b w:val="0"/>
                <w:color w:val="000000"/>
                <w:lang w:val="en-US" w:eastAsia="zh-CN"/>
              </w:rPr>
              <w:t>功能：报文序列号，0~255循环递增。</w:t>
            </w:r>
          </w:p>
          <w:p w14:paraId="51975978">
            <w:pPr>
              <w:pStyle w:val="47"/>
              <w:bidi w:val="0"/>
              <w:rPr>
                <w:b w:val="0"/>
                <w:color w:val="000000"/>
              </w:rPr>
            </w:pPr>
            <w:r>
              <w:rPr>
                <w:b w:val="0"/>
                <w:color w:val="000000"/>
                <w:lang w:val="en-US" w:eastAsia="zh-CN"/>
              </w:rPr>
              <w:t>设计依据：为接收端提供基础的丢包检测、乱序重排机制，并有效防止网络中的重放攻击（Replay Attack）。</w:t>
            </w:r>
          </w:p>
        </w:tc>
      </w:tr>
      <w:tr w14:paraId="6DD25318">
        <w:trPr>
          <w:tblCellSpacing w:w="15" w:type="dxa"/>
        </w:trPr>
        <w:tc>
          <w:tcPr>
            <w:tcW w:w="974" w:type="dxa"/>
            <w:tcBorders>
              <w:bottom w:val="single" w:color="000000" w:sz="12" w:space="0"/>
            </w:tcBorders>
            <w:shd w:val="clear" w:color="auto" w:fill="FFFFFF"/>
            <w:vAlign w:val="center"/>
          </w:tcPr>
          <w:p w14:paraId="0934F889">
            <w:pPr>
              <w:pStyle w:val="47"/>
              <w:bidi w:val="0"/>
              <w:rPr>
                <w:b w:val="0"/>
                <w:color w:val="000000"/>
                <w:lang w:val="en-US" w:eastAsia="zh-CN"/>
              </w:rPr>
            </w:pPr>
            <w:r>
              <w:rPr>
                <w:b w:val="0"/>
                <w:color w:val="000000"/>
                <w:lang w:val="en-US" w:eastAsia="zh-CN"/>
              </w:rPr>
              <w:t>Payload Length</w:t>
            </w:r>
          </w:p>
          <w:p w14:paraId="4EB8E260">
            <w:pPr>
              <w:pStyle w:val="47"/>
              <w:bidi w:val="0"/>
              <w:rPr>
                <w:b w:val="0"/>
                <w:color w:val="000000"/>
              </w:rPr>
            </w:pPr>
            <w:r>
              <w:rPr>
                <w:b w:val="0"/>
                <w:color w:val="000000"/>
                <w:lang w:val="en-US" w:eastAsia="zh-CN"/>
              </w:rPr>
              <w:t>(载荷长度)</w:t>
            </w:r>
          </w:p>
        </w:tc>
        <w:tc>
          <w:tcPr>
            <w:tcW w:w="555" w:type="dxa"/>
            <w:tcBorders>
              <w:bottom w:val="single" w:color="000000" w:sz="12" w:space="0"/>
            </w:tcBorders>
            <w:shd w:val="clear" w:color="auto" w:fill="FFFFFF"/>
            <w:vAlign w:val="center"/>
          </w:tcPr>
          <w:p w14:paraId="657A394F">
            <w:pPr>
              <w:pStyle w:val="47"/>
              <w:bidi w:val="0"/>
              <w:rPr>
                <w:b w:val="0"/>
                <w:color w:val="000000"/>
              </w:rPr>
            </w:pPr>
            <w:r>
              <w:rPr>
                <w:b w:val="0"/>
                <w:color w:val="000000"/>
                <w:lang w:val="en-US" w:eastAsia="zh-CN"/>
              </w:rPr>
              <w:t>1 Byte</w:t>
            </w:r>
          </w:p>
        </w:tc>
        <w:tc>
          <w:tcPr>
            <w:tcW w:w="6843" w:type="dxa"/>
            <w:tcBorders>
              <w:bottom w:val="single" w:color="000000" w:sz="12" w:space="0"/>
            </w:tcBorders>
            <w:shd w:val="clear" w:color="auto" w:fill="FFFFFF"/>
            <w:vAlign w:val="center"/>
          </w:tcPr>
          <w:p w14:paraId="5E2304E5">
            <w:pPr>
              <w:pStyle w:val="47"/>
              <w:bidi w:val="0"/>
              <w:rPr>
                <w:b w:val="0"/>
                <w:color w:val="000000"/>
                <w:lang w:val="en-US" w:eastAsia="zh-CN"/>
              </w:rPr>
            </w:pPr>
            <w:r>
              <w:rPr>
                <w:b w:val="0"/>
                <w:color w:val="000000"/>
                <w:lang w:val="en-US" w:eastAsia="zh-CN"/>
              </w:rPr>
              <w:t>功能：指示后续所有 TLV 数据的总字节数。</w:t>
            </w:r>
          </w:p>
          <w:p w14:paraId="4C8643FF">
            <w:pPr>
              <w:pStyle w:val="47"/>
              <w:bidi w:val="0"/>
              <w:rPr>
                <w:b w:val="0"/>
                <w:color w:val="000000"/>
              </w:rPr>
            </w:pPr>
            <w:r>
              <w:rPr>
                <w:b w:val="0"/>
                <w:color w:val="000000"/>
                <w:lang w:val="en-US" w:eastAsia="zh-CN"/>
              </w:rPr>
              <w:t>设计依据（多TLV拼装与边界控制）：1. 支持拼装（Batching）：允许单次交互中将多个不同类型的 TLV（如常规飞行状态与特定任务载荷状态）打包在同一帧内发送，提升带宽利用率。2. 防粘包/半包：在流式传输或底层分片场景下，总长度字段为解析器提供了明确的帧边界，防止内存越界读取。</w:t>
            </w:r>
          </w:p>
        </w:tc>
      </w:tr>
    </w:tbl>
    <w:p w14:paraId="321DA09C">
      <w:pPr>
        <w:pStyle w:val="4"/>
        <w:bidi w:val="0"/>
      </w:pPr>
      <w:bookmarkStart w:id="59" w:name="_Toc13089"/>
      <w:r>
        <w:t>复合TLV载荷设计</w:t>
      </w:r>
      <w:bookmarkEnd w:id="59"/>
    </w:p>
    <w:p w14:paraId="06A23D70">
      <w:pPr>
        <w:bidi w:val="0"/>
      </w:pPr>
      <w:r>
        <w:t>数据载荷部分采用了灵活的TLV (Type-Length-Value)编码格式。为了进一步适应异构网络中的窄带节点，本协议对传统的 TLV 进行了深度优化，引入了“压缩字典”机制。</w:t>
      </w:r>
    </w:p>
    <w:p w14:paraId="26929B31">
      <w:pPr>
        <w:bidi w:val="0"/>
        <w:rPr>
          <w:b/>
          <w:bCs/>
        </w:rPr>
      </w:pPr>
      <w:r>
        <w:rPr>
          <w:b/>
          <w:bCs/>
        </w:rPr>
        <w:t>基础 TLV 结构：</w:t>
      </w:r>
    </w:p>
    <w:p w14:paraId="55C35DE3">
      <w:pPr>
        <w:numPr>
          <w:ilvl w:val="0"/>
          <w:numId w:val="28"/>
        </w:numPr>
        <w:bidi w:val="0"/>
        <w:ind w:left="420" w:leftChars="0" w:hanging="420" w:firstLineChars="0"/>
      </w:pPr>
      <w:r>
        <w:t>Type (1 字节):标识数据对象的类型。</w:t>
      </w:r>
    </w:p>
    <w:p w14:paraId="5993CDD9">
      <w:pPr>
        <w:numPr>
          <w:ilvl w:val="0"/>
          <w:numId w:val="28"/>
        </w:numPr>
        <w:bidi w:val="0"/>
        <w:ind w:left="420" w:leftChars="0" w:hanging="420" w:firstLineChars="0"/>
      </w:pPr>
      <w:r>
        <w:t>Length (1 字节):标识 Value 字段的字节数。</w:t>
      </w:r>
    </w:p>
    <w:p w14:paraId="31DAEDDE">
      <w:pPr>
        <w:numPr>
          <w:ilvl w:val="0"/>
          <w:numId w:val="28"/>
        </w:numPr>
        <w:bidi w:val="0"/>
        <w:ind w:left="420" w:leftChars="0" w:hanging="420" w:firstLineChars="0"/>
      </w:pPr>
      <w:r>
        <w:t>Value (变长):实际的数据内容。</w:t>
      </w:r>
    </w:p>
    <w:p w14:paraId="4D735B77">
      <w:pPr>
        <w:bidi w:val="0"/>
        <w:rPr>
          <w:b/>
          <w:bCs/>
        </w:rPr>
      </w:pPr>
      <w:r>
        <w:rPr>
          <w:b/>
          <w:bCs/>
        </w:rPr>
        <w:t>压缩字典机制：</w:t>
      </w:r>
    </w:p>
    <w:p w14:paraId="2D61EAFB">
      <w:pPr>
        <w:bidi w:val="0"/>
      </w:pPr>
      <w:r>
        <w:rPr>
          <w:rFonts w:ascii="宋体" w:hAnsi="宋体" w:eastAsia="宋体" w:cs="宋体"/>
          <w:sz w:val="24"/>
          <w:szCs w:val="24"/>
        </w:rPr>
        <w:t xml:space="preserve">传统的 SNMP 协议使用冗长的 OID（对象标识符，如 </w:t>
      </w:r>
      <w:r>
        <w:rPr>
          <w:rStyle w:val="33"/>
          <w:rFonts w:ascii="宋体" w:hAnsi="宋体" w:eastAsia="宋体" w:cs="宋体"/>
          <w:sz w:val="24"/>
          <w:szCs w:val="24"/>
        </w:rPr>
        <w:t>1.3.6.1.4.1...</w:t>
      </w:r>
      <w:r>
        <w:rPr>
          <w:rFonts w:ascii="宋体" w:hAnsi="宋体" w:eastAsia="宋体" w:cs="宋体"/>
          <w:sz w:val="24"/>
          <w:szCs w:val="24"/>
        </w:rPr>
        <w:t xml:space="preserve">）来定位数据，会带来极大的传输开销。本协议在集群初始化时，在所有节点中预置了一份全局压缩字典。该字典将无人机集群中常用的复杂管理对象（如“当前 GPS </w:t>
      </w:r>
      <w:r>
        <w:rPr>
          <w:rFonts w:hint="eastAsia" w:ascii="宋体" w:hAnsi="宋体" w:cs="宋体"/>
          <w:sz w:val="24"/>
          <w:szCs w:val="24"/>
          <w:lang w:val="en-US" w:eastAsia="zh-CN"/>
        </w:rPr>
        <w:t>位置</w:t>
      </w:r>
      <w:r>
        <w:rPr>
          <w:rFonts w:ascii="宋体" w:hAnsi="宋体" w:eastAsia="宋体" w:cs="宋体"/>
          <w:sz w:val="24"/>
          <w:szCs w:val="24"/>
        </w:rPr>
        <w:t xml:space="preserve">”、“主用信道频率”）直接映射为 1 字节的 </w:t>
      </w:r>
      <w:r>
        <w:rPr>
          <w:rStyle w:val="33"/>
          <w:rFonts w:ascii="宋体" w:hAnsi="宋体" w:eastAsia="宋体" w:cs="宋体"/>
          <w:sz w:val="24"/>
          <w:szCs w:val="24"/>
        </w:rPr>
        <w:t>Type</w:t>
      </w:r>
      <w:r>
        <w:rPr>
          <w:rFonts w:ascii="宋体" w:hAnsi="宋体" w:eastAsia="宋体" w:cs="宋体"/>
          <w:sz w:val="24"/>
          <w:szCs w:val="24"/>
        </w:rPr>
        <w:t xml:space="preserve"> 枚举值。例如，当 </w:t>
      </w:r>
      <w:r>
        <w:rPr>
          <w:rStyle w:val="33"/>
          <w:rFonts w:ascii="宋体" w:hAnsi="宋体" w:eastAsia="宋体" w:cs="宋体"/>
          <w:sz w:val="24"/>
          <w:szCs w:val="24"/>
        </w:rPr>
        <w:t>Type = 0x1A</w:t>
      </w:r>
      <w:r>
        <w:rPr>
          <w:rFonts w:ascii="宋体" w:hAnsi="宋体" w:eastAsia="宋体" w:cs="宋体"/>
          <w:sz w:val="24"/>
          <w:szCs w:val="24"/>
        </w:rPr>
        <w:t xml:space="preserve"> 时，直接代表“三维坐标”复合数据集，接收端解析到 </w:t>
      </w:r>
      <w:r>
        <w:rPr>
          <w:rStyle w:val="33"/>
          <w:rFonts w:ascii="宋体" w:hAnsi="宋体" w:eastAsia="宋体" w:cs="宋体"/>
          <w:sz w:val="24"/>
          <w:szCs w:val="24"/>
        </w:rPr>
        <w:t>0x1A</w:t>
      </w:r>
      <w:r>
        <w:rPr>
          <w:rFonts w:ascii="宋体" w:hAnsi="宋体" w:eastAsia="宋体" w:cs="宋体"/>
          <w:sz w:val="24"/>
          <w:szCs w:val="24"/>
        </w:rPr>
        <w:t xml:space="preserve"> 后，即可明确后续的 </w:t>
      </w:r>
      <w:r>
        <w:rPr>
          <w:rStyle w:val="33"/>
          <w:rFonts w:ascii="宋体" w:hAnsi="宋体" w:eastAsia="宋体" w:cs="宋体"/>
          <w:sz w:val="24"/>
          <w:szCs w:val="24"/>
        </w:rPr>
        <w:t>Value</w:t>
      </w:r>
      <w:r>
        <w:rPr>
          <w:rFonts w:ascii="宋体" w:hAnsi="宋体" w:eastAsia="宋体" w:cs="宋体"/>
          <w:sz w:val="24"/>
          <w:szCs w:val="24"/>
        </w:rPr>
        <w:t xml:space="preserve"> 是由三个浮点数构成的坐标数据，从而大幅压缩了载荷标识开销。</w:t>
      </w:r>
    </w:p>
    <w:p w14:paraId="5DF457F8">
      <w:pPr>
        <w:pStyle w:val="4"/>
        <w:bidi w:val="0"/>
      </w:pPr>
      <w:bookmarkStart w:id="60" w:name="_Toc15548"/>
      <w:r>
        <w:t>上下文感知的隐式压缩机制</w:t>
      </w:r>
      <w:bookmarkEnd w:id="60"/>
    </w:p>
    <w:p w14:paraId="3CB95769">
      <w:pPr>
        <w:bidi w:val="0"/>
      </w:pPr>
      <w:r>
        <w:t>针对极窄带数据链（如串行数传电台）的极端受限环境，本协议并未在帧头中增加冗余的标志位来指示字段的省略，而是引入了上下文感知的隐式压缩机制。</w:t>
      </w:r>
    </w:p>
    <w:p w14:paraId="0F5F584A">
      <w:pPr>
        <w:bidi w:val="0"/>
      </w:pPr>
      <w:r>
        <w:t>该机制将压缩任务下沉至网络适配中间件：当中间件感知到当前链路为点对点窄带串口时，会在发送前主动截断 Source ID、Dest ID 和 Seq Number，仅发送 Frame Type、QoS、Payload Length 及 TLV 载荷，将帧头物理传输量压缩至3字节。接收端中间件则根据接收端口的硬件上下文，在内存中自动补齐缺失的默认字节，还原完整的6字节结构后再提交给上层应用。此设计实现了协议语义与传输载体的</w:t>
      </w:r>
      <w:r>
        <w:rPr>
          <w:rFonts w:ascii="宋体" w:hAnsi="宋体" w:eastAsia="宋体" w:cs="宋体"/>
          <w:sz w:val="24"/>
          <w:szCs w:val="24"/>
        </w:rPr>
        <w:t>透明解耦，兼顾了协议的普适性与极端环境下的传输效率</w:t>
      </w:r>
      <w:r>
        <w:t>。</w:t>
      </w:r>
    </w:p>
    <w:p w14:paraId="06CEE919">
      <w:pPr>
        <w:pStyle w:val="3"/>
        <w:bidi w:val="0"/>
      </w:pPr>
      <w:bookmarkStart w:id="61" w:name="_Toc26761"/>
      <w:r>
        <w:t>多维管理信息模型定义 (UV-MIB 实例化)</w:t>
      </w:r>
      <w:bookmarkEnd w:id="61"/>
    </w:p>
    <w:p w14:paraId="353DDC84">
      <w:pPr>
        <w:bidi w:val="0"/>
      </w:pPr>
      <w:r>
        <w:t>在明确了 HNMP 协议的定长 TV 编码机制后，本节将无人机集群中庞杂的管理对象严格划分为四大维度：拓扑与移动性、资源与性能、配置与意图以及故障与告警。以下为各个管理信息模型的详细设计规范。</w:t>
      </w:r>
    </w:p>
    <w:p w14:paraId="100EEEAF">
      <w:pPr>
        <w:bidi w:val="0"/>
      </w:pPr>
      <w:r>
        <w:t>为了适应异构无人机集群高动态、弱算力的物理约束，本节基于极致压缩与扁平化语义原则，将 UV-MIB 中的管理对象重新划分为四大维度：配置与意图管理、业务与性能管理、路由与拓扑管理、故障与告警管理。</w:t>
      </w:r>
    </w:p>
    <w:p w14:paraId="6F7917BF">
      <w:pPr>
        <w:bidi w:val="0"/>
      </w:pPr>
      <w:r>
        <w:t>在协议交互设计上，本协议打破传统单一轮询机制，引入周期上报、事件触发与按需交互三种混合交互形式，以实现信令开销的最优折中。</w:t>
      </w:r>
    </w:p>
    <w:p w14:paraId="74E911A7">
      <w:pPr>
        <w:pStyle w:val="4"/>
        <w:bidi w:val="0"/>
      </w:pPr>
      <w:bookmarkStart w:id="62" w:name="_Toc11572"/>
      <w:r>
        <w:t>配置与意图管理模型</w:t>
      </w:r>
      <w:bookmarkEnd w:id="62"/>
    </w:p>
    <w:p w14:paraId="4AAF1BA6">
      <w:pPr>
        <w:bidi w:val="0"/>
      </w:pPr>
      <w:r>
        <w:t>该维度负责节点基础状态感知、角色分配与全局网络意图下发。</w:t>
      </w:r>
    </w:p>
    <w:p w14:paraId="0986AD43">
      <w:pPr>
        <w:bidi w:val="0"/>
      </w:pPr>
      <w:r>
        <w:t>1. 基础遥测状态模型 (Type = 0x10)</w:t>
      </w:r>
    </w:p>
    <w:p w14:paraId="76D9C021">
      <w:pPr>
        <w:bidi w:val="0"/>
      </w:pPr>
      <w:r>
        <w:t>交互形式：周期上报（高频，如 1Hz）。</w:t>
      </w:r>
    </w:p>
    <w:p w14:paraId="6AE39319">
      <w:pPr>
        <w:bidi w:val="0"/>
      </w:pPr>
      <w:r>
        <w:t>功能：上报节点高频变化的物理状态，用于防碰撞与基础态势感知。</w:t>
      </w:r>
    </w:p>
    <w:p w14:paraId="42BAA1F0">
      <w:pPr>
        <w:bidi w:val="0"/>
      </w:pPr>
      <w:r>
        <w:t>处理规则：普通节点（TSN）按固定周期向代理节点（SPN）发送，SPN 汇聚后可根据带宽情况降频或打包上报给全局管理节点（GMC）。</w:t>
      </w:r>
    </w:p>
    <w:p w14:paraId="407CD638">
      <w:pPr>
        <w:bidi w:val="0"/>
      </w:pPr>
      <w:r>
        <w:t>具体格式 (9 字节)：</w:t>
      </w:r>
    </w:p>
    <w:p w14:paraId="5017C66F">
      <w:pPr>
        <w:bidi w:val="0"/>
      </w:pPr>
      <w:r>
        <w:t>| Type (1字节) | 节点ID (1字节) | 剩余电量 (1字节) | X轴相对坐标 (2字节) | Y轴相对坐标 (2字节) | Z轴相对坐标 (2字节) | X</w:t>
      </w:r>
      <w:r>
        <w:rPr>
          <w:rFonts w:hint="eastAsia"/>
          <w:lang w:val="en-US" w:eastAsia="zh-CN"/>
        </w:rPr>
        <w:t>轴</w:t>
      </w:r>
      <w:r>
        <w:t>相对</w:t>
      </w:r>
      <w:r>
        <w:rPr>
          <w:rFonts w:hint="eastAsia"/>
          <w:lang w:val="en-US" w:eastAsia="zh-CN"/>
        </w:rPr>
        <w:t>速率</w:t>
      </w:r>
      <w:r>
        <w:t xml:space="preserve"> (2字节) | Y</w:t>
      </w:r>
      <w:r>
        <w:rPr>
          <w:rFonts w:hint="eastAsia"/>
          <w:lang w:val="en-US" w:eastAsia="zh-CN"/>
        </w:rPr>
        <w:t>轴</w:t>
      </w:r>
      <w:r>
        <w:t>相对</w:t>
      </w:r>
      <w:r>
        <w:rPr>
          <w:rFonts w:hint="eastAsia"/>
          <w:lang w:val="en-US" w:eastAsia="zh-CN"/>
        </w:rPr>
        <w:t>速率</w:t>
      </w:r>
      <w:r>
        <w:t xml:space="preserve"> (2字节) | Z轴相对</w:t>
      </w:r>
      <w:r>
        <w:rPr>
          <w:rFonts w:hint="eastAsia"/>
          <w:lang w:val="en-US" w:eastAsia="zh-CN"/>
        </w:rPr>
        <w:t>速率</w:t>
      </w:r>
      <w:r>
        <w:t xml:space="preserve"> (2字节) |</w:t>
      </w:r>
    </w:p>
    <w:p w14:paraId="42CCEAD0">
      <w:pPr>
        <w:bidi w:val="0"/>
      </w:pPr>
      <w:r>
        <w:t xml:space="preserve">各字段含义及其取值： </w:t>
      </w:r>
    </w:p>
    <w:tbl>
      <w:tblPr>
        <w:tblStyle w:val="25"/>
        <w:tblW w:w="0" w:type="auto"/>
        <w:tblCellSpacing w:w="15" w:type="dxa"/>
        <w:tblInd w:w="7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41"/>
        <w:gridCol w:w="665"/>
        <w:gridCol w:w="5878"/>
      </w:tblGrid>
      <w:tr w14:paraId="5443C15B">
        <w:trPr>
          <w:tblHeader/>
          <w:tblCellSpacing w:w="15" w:type="dxa"/>
        </w:trPr>
        <w:tc>
          <w:tcPr>
            <w:tcW w:w="0" w:type="auto"/>
            <w:tcBorders>
              <w:top w:val="single" w:color="000000" w:sz="12" w:space="0"/>
              <w:left w:val="nil"/>
              <w:bottom w:val="single" w:color="000000" w:sz="4" w:space="0"/>
              <w:right w:val="nil"/>
              <w:tl2br w:val="nil"/>
            </w:tcBorders>
            <w:shd w:val="clear" w:color="auto" w:fill="FFFFFF"/>
            <w:vAlign w:val="center"/>
          </w:tcPr>
          <w:p w14:paraId="3EB95C36">
            <w:pPr>
              <w:pStyle w:val="47"/>
              <w:bidi w:val="0"/>
              <w:rPr>
                <w:b w:val="0"/>
                <w:color w:val="000000"/>
              </w:rPr>
            </w:pPr>
            <w:r>
              <w:rPr>
                <w:b w:val="0"/>
                <w:color w:val="000000"/>
                <w:lang w:val="en-US" w:eastAsia="zh-CN"/>
              </w:rPr>
              <w:t>字段名称</w:t>
            </w:r>
          </w:p>
        </w:tc>
        <w:tc>
          <w:tcPr>
            <w:tcW w:w="0" w:type="auto"/>
            <w:tcBorders>
              <w:top w:val="single" w:color="000000" w:sz="12" w:space="0"/>
              <w:left w:val="nil"/>
              <w:bottom w:val="single" w:color="000000" w:sz="4" w:space="0"/>
              <w:right w:val="nil"/>
            </w:tcBorders>
            <w:shd w:val="clear" w:color="auto" w:fill="FFFFFF"/>
            <w:vAlign w:val="center"/>
          </w:tcPr>
          <w:p w14:paraId="515C08C5">
            <w:pPr>
              <w:pStyle w:val="47"/>
              <w:bidi w:val="0"/>
              <w:rPr>
                <w:b w:val="0"/>
                <w:color w:val="000000"/>
              </w:rPr>
            </w:pPr>
            <w:r>
              <w:rPr>
                <w:b w:val="0"/>
                <w:color w:val="000000"/>
                <w:lang w:val="en-US" w:eastAsia="zh-CN"/>
              </w:rPr>
              <w:t>长度</w:t>
            </w:r>
          </w:p>
        </w:tc>
        <w:tc>
          <w:tcPr>
            <w:tcW w:w="0" w:type="auto"/>
            <w:tcBorders>
              <w:top w:val="single" w:color="000000" w:sz="12" w:space="0"/>
              <w:left w:val="nil"/>
              <w:bottom w:val="single" w:color="000000" w:sz="4" w:space="0"/>
              <w:right w:val="nil"/>
            </w:tcBorders>
            <w:shd w:val="clear" w:color="auto" w:fill="FFFFFF"/>
            <w:vAlign w:val="center"/>
          </w:tcPr>
          <w:p w14:paraId="654E9013">
            <w:pPr>
              <w:pStyle w:val="47"/>
              <w:bidi w:val="0"/>
              <w:rPr>
                <w:b w:val="0"/>
                <w:color w:val="000000"/>
              </w:rPr>
            </w:pPr>
            <w:r>
              <w:rPr>
                <w:b w:val="0"/>
                <w:color w:val="000000"/>
                <w:lang w:val="en-US" w:eastAsia="zh-CN"/>
              </w:rPr>
              <w:t>含义及取值说明</w:t>
            </w:r>
          </w:p>
        </w:tc>
      </w:tr>
      <w:tr w14:paraId="57E2A9E9">
        <w:trPr>
          <w:tblCellSpacing w:w="15" w:type="dxa"/>
        </w:trPr>
        <w:tc>
          <w:tcPr>
            <w:tcW w:w="0" w:type="auto"/>
            <w:tcBorders>
              <w:top w:val="single" w:color="000000" w:sz="4" w:space="0"/>
              <w:left w:val="nil"/>
              <w:bottom w:val="nil"/>
              <w:right w:val="nil"/>
            </w:tcBorders>
            <w:shd w:val="clear" w:color="auto" w:fill="FFFFFF"/>
            <w:vAlign w:val="center"/>
          </w:tcPr>
          <w:p w14:paraId="2C95BFFD">
            <w:pPr>
              <w:pStyle w:val="47"/>
              <w:bidi w:val="0"/>
              <w:rPr>
                <w:b w:val="0"/>
                <w:color w:val="000000"/>
              </w:rPr>
            </w:pPr>
            <w:r>
              <w:rPr>
                <w:b w:val="0"/>
                <w:color w:val="000000"/>
                <w:lang w:val="en-US" w:eastAsia="zh-CN"/>
              </w:rPr>
              <w:t>节点ID</w:t>
            </w:r>
          </w:p>
        </w:tc>
        <w:tc>
          <w:tcPr>
            <w:tcW w:w="0" w:type="auto"/>
            <w:tcBorders>
              <w:top w:val="single" w:color="000000" w:sz="4" w:space="0"/>
              <w:left w:val="nil"/>
              <w:bottom w:val="nil"/>
              <w:right w:val="nil"/>
            </w:tcBorders>
            <w:shd w:val="clear" w:color="auto" w:fill="FFFFFF"/>
            <w:vAlign w:val="center"/>
          </w:tcPr>
          <w:p w14:paraId="061E1ADC">
            <w:pPr>
              <w:pStyle w:val="47"/>
              <w:bidi w:val="0"/>
              <w:rPr>
                <w:b w:val="0"/>
                <w:color w:val="000000"/>
              </w:rPr>
            </w:pPr>
            <w:r>
              <w:rPr>
                <w:b w:val="0"/>
                <w:color w:val="000000"/>
                <w:lang w:val="en-US" w:eastAsia="zh-CN"/>
              </w:rPr>
              <w:t>1 Byte</w:t>
            </w:r>
          </w:p>
        </w:tc>
        <w:tc>
          <w:tcPr>
            <w:tcW w:w="0" w:type="auto"/>
            <w:tcBorders>
              <w:top w:val="single" w:color="000000" w:sz="4" w:space="0"/>
              <w:left w:val="nil"/>
              <w:bottom w:val="nil"/>
              <w:right w:val="nil"/>
            </w:tcBorders>
            <w:shd w:val="clear" w:color="auto" w:fill="FFFFFF"/>
            <w:vAlign w:val="center"/>
          </w:tcPr>
          <w:p w14:paraId="712E5BBC">
            <w:pPr>
              <w:pStyle w:val="47"/>
              <w:bidi w:val="0"/>
              <w:rPr>
                <w:b w:val="0"/>
                <w:color w:val="000000"/>
              </w:rPr>
            </w:pPr>
            <w:r>
              <w:rPr>
                <w:b w:val="0"/>
                <w:color w:val="000000"/>
                <w:lang w:val="en-US" w:eastAsia="zh-CN"/>
              </w:rPr>
              <w:t>节点的全局唯一标识符（0~254）。</w:t>
            </w:r>
          </w:p>
        </w:tc>
      </w:tr>
      <w:tr w14:paraId="765940EA">
        <w:trPr>
          <w:tblCellSpacing w:w="15" w:type="dxa"/>
        </w:trPr>
        <w:tc>
          <w:tcPr>
            <w:tcW w:w="0" w:type="auto"/>
            <w:tcBorders>
              <w:top w:val="nil"/>
              <w:left w:val="nil"/>
              <w:bottom w:val="nil"/>
              <w:right w:val="nil"/>
            </w:tcBorders>
            <w:shd w:val="clear" w:color="auto" w:fill="FFFFFF"/>
            <w:vAlign w:val="center"/>
          </w:tcPr>
          <w:p w14:paraId="6B929F17">
            <w:pPr>
              <w:pStyle w:val="47"/>
              <w:bidi w:val="0"/>
              <w:rPr>
                <w:b w:val="0"/>
                <w:color w:val="000000"/>
              </w:rPr>
            </w:pPr>
            <w:r>
              <w:rPr>
                <w:b w:val="0"/>
                <w:color w:val="000000"/>
                <w:lang w:val="en-US" w:eastAsia="zh-CN"/>
              </w:rPr>
              <w:t>剩余电量</w:t>
            </w:r>
          </w:p>
        </w:tc>
        <w:tc>
          <w:tcPr>
            <w:tcW w:w="0" w:type="auto"/>
            <w:tcBorders>
              <w:top w:val="nil"/>
              <w:left w:val="nil"/>
              <w:bottom w:val="nil"/>
              <w:right w:val="nil"/>
            </w:tcBorders>
            <w:shd w:val="clear" w:color="auto" w:fill="FFFFFF"/>
            <w:vAlign w:val="center"/>
          </w:tcPr>
          <w:p w14:paraId="5CA16CA5">
            <w:pPr>
              <w:pStyle w:val="47"/>
              <w:bidi w:val="0"/>
              <w:rPr>
                <w:b w:val="0"/>
                <w:color w:val="000000"/>
              </w:rPr>
            </w:pPr>
            <w:r>
              <w:rPr>
                <w:b w:val="0"/>
                <w:color w:val="000000"/>
                <w:lang w:val="en-US" w:eastAsia="zh-CN"/>
              </w:rPr>
              <w:t>1 Byte</w:t>
            </w:r>
          </w:p>
        </w:tc>
        <w:tc>
          <w:tcPr>
            <w:tcW w:w="0" w:type="auto"/>
            <w:tcBorders>
              <w:top w:val="nil"/>
              <w:left w:val="nil"/>
              <w:bottom w:val="nil"/>
              <w:right w:val="nil"/>
            </w:tcBorders>
            <w:shd w:val="clear" w:color="auto" w:fill="FFFFFF"/>
            <w:vAlign w:val="center"/>
          </w:tcPr>
          <w:p w14:paraId="408739D4">
            <w:pPr>
              <w:pStyle w:val="47"/>
              <w:bidi w:val="0"/>
              <w:rPr>
                <w:b w:val="0"/>
                <w:color w:val="000000"/>
              </w:rPr>
            </w:pPr>
            <w:r>
              <w:rPr>
                <w:b w:val="0"/>
                <w:color w:val="000000"/>
                <w:lang w:val="en-US" w:eastAsia="zh-CN"/>
              </w:rPr>
              <w:t>节点当前剩余电池电量，取值 0~100（百分比）。</w:t>
            </w:r>
          </w:p>
        </w:tc>
      </w:tr>
      <w:tr w14:paraId="3A6A2899">
        <w:trPr>
          <w:trHeight w:val="90" w:hRule="atLeast"/>
          <w:tblCellSpacing w:w="15" w:type="dxa"/>
        </w:trPr>
        <w:tc>
          <w:tcPr>
            <w:tcW w:w="0" w:type="auto"/>
            <w:tcBorders>
              <w:top w:val="nil"/>
              <w:left w:val="nil"/>
              <w:bottom w:val="nil"/>
              <w:right w:val="nil"/>
            </w:tcBorders>
            <w:shd w:val="clear" w:color="auto" w:fill="FFFFFF"/>
            <w:vAlign w:val="center"/>
          </w:tcPr>
          <w:p w14:paraId="1A93BC29">
            <w:pPr>
              <w:pStyle w:val="47"/>
              <w:bidi w:val="0"/>
              <w:rPr>
                <w:b w:val="0"/>
                <w:color w:val="000000"/>
              </w:rPr>
            </w:pPr>
            <w:r>
              <w:rPr>
                <w:b w:val="0"/>
                <w:color w:val="000000"/>
                <w:lang w:val="en-US" w:eastAsia="zh-CN"/>
              </w:rPr>
              <w:t>X/Y/Z相对位置</w:t>
            </w:r>
          </w:p>
        </w:tc>
        <w:tc>
          <w:tcPr>
            <w:tcW w:w="0" w:type="auto"/>
            <w:tcBorders>
              <w:top w:val="nil"/>
              <w:left w:val="nil"/>
              <w:bottom w:val="nil"/>
              <w:right w:val="nil"/>
            </w:tcBorders>
            <w:shd w:val="clear" w:color="auto" w:fill="FFFFFF"/>
            <w:vAlign w:val="center"/>
          </w:tcPr>
          <w:p w14:paraId="655DD0F6">
            <w:pPr>
              <w:pStyle w:val="47"/>
              <w:bidi w:val="0"/>
              <w:rPr>
                <w:b w:val="0"/>
                <w:color w:val="000000"/>
              </w:rPr>
            </w:pPr>
            <w:r>
              <w:rPr>
                <w:rFonts w:hint="eastAsia"/>
                <w:b w:val="0"/>
                <w:color w:val="000000"/>
                <w:lang w:val="en-US" w:eastAsia="zh-CN"/>
              </w:rPr>
              <w:t>2</w:t>
            </w:r>
            <w:r>
              <w:rPr>
                <w:b w:val="0"/>
                <w:color w:val="000000"/>
                <w:lang w:val="en-US" w:eastAsia="zh-CN"/>
              </w:rPr>
              <w:t xml:space="preserve"> Bytes</w:t>
            </w:r>
          </w:p>
        </w:tc>
        <w:tc>
          <w:tcPr>
            <w:tcW w:w="0" w:type="auto"/>
            <w:tcBorders>
              <w:top w:val="nil"/>
              <w:left w:val="nil"/>
              <w:bottom w:val="nil"/>
              <w:right w:val="nil"/>
            </w:tcBorders>
            <w:shd w:val="clear" w:color="auto" w:fill="FFFFFF"/>
            <w:vAlign w:val="center"/>
          </w:tcPr>
          <w:p w14:paraId="069C03DA">
            <w:pPr>
              <w:pStyle w:val="47"/>
              <w:bidi w:val="0"/>
              <w:rPr>
                <w:b w:val="0"/>
                <w:color w:val="000000"/>
              </w:rPr>
            </w:pPr>
            <w:r>
              <w:rPr>
                <w:b w:val="0"/>
                <w:color w:val="000000"/>
                <w:lang w:val="en-US" w:eastAsia="zh-CN"/>
              </w:rPr>
              <w:t>分别占用</w:t>
            </w:r>
            <w:r>
              <w:rPr>
                <w:rFonts w:hint="eastAsia"/>
                <w:b w:val="0"/>
                <w:color w:val="000000"/>
                <w:lang w:val="en-US" w:eastAsia="zh-CN"/>
              </w:rPr>
              <w:t>2</w:t>
            </w:r>
            <w:r>
              <w:rPr>
                <w:b w:val="0"/>
                <w:color w:val="000000"/>
                <w:lang w:val="en-US" w:eastAsia="zh-CN"/>
              </w:rPr>
              <w:t>字节，采用有符号整数（INT8）压缩表示相对簇中心的偏移量。</w:t>
            </w:r>
          </w:p>
        </w:tc>
      </w:tr>
      <w:tr w14:paraId="6F8FC2E0">
        <w:trPr>
          <w:tblCellSpacing w:w="15" w:type="dxa"/>
        </w:trPr>
        <w:tc>
          <w:tcPr>
            <w:tcW w:w="0" w:type="auto"/>
            <w:tcBorders>
              <w:top w:val="nil"/>
              <w:left w:val="nil"/>
              <w:bottom w:val="single" w:color="000000" w:sz="12" w:space="0"/>
              <w:right w:val="nil"/>
            </w:tcBorders>
            <w:shd w:val="clear" w:color="auto" w:fill="FFFFFF"/>
            <w:vAlign w:val="center"/>
          </w:tcPr>
          <w:p w14:paraId="12EA3A73">
            <w:pPr>
              <w:pStyle w:val="47"/>
              <w:bidi w:val="0"/>
              <w:rPr>
                <w:b w:val="0"/>
                <w:color w:val="000000"/>
              </w:rPr>
            </w:pPr>
            <w:r>
              <w:rPr>
                <w:b w:val="0"/>
                <w:color w:val="000000"/>
                <w:lang w:val="en-US" w:eastAsia="zh-CN"/>
              </w:rPr>
              <w:t>X/Y/Z相对速率</w:t>
            </w:r>
          </w:p>
        </w:tc>
        <w:tc>
          <w:tcPr>
            <w:tcW w:w="0" w:type="auto"/>
            <w:tcBorders>
              <w:top w:val="nil"/>
              <w:left w:val="nil"/>
              <w:bottom w:val="single" w:color="000000" w:sz="12" w:space="0"/>
              <w:right w:val="nil"/>
            </w:tcBorders>
            <w:shd w:val="clear" w:color="auto" w:fill="FFFFFF"/>
            <w:vAlign w:val="center"/>
          </w:tcPr>
          <w:p w14:paraId="525ACB6B">
            <w:pPr>
              <w:pStyle w:val="47"/>
              <w:bidi w:val="0"/>
              <w:rPr>
                <w:b w:val="0"/>
                <w:color w:val="000000"/>
              </w:rPr>
            </w:pPr>
            <w:r>
              <w:rPr>
                <w:rFonts w:hint="eastAsia"/>
                <w:b w:val="0"/>
                <w:color w:val="000000"/>
                <w:lang w:val="en-US" w:eastAsia="zh-CN"/>
              </w:rPr>
              <w:t>2</w:t>
            </w:r>
            <w:r>
              <w:rPr>
                <w:b w:val="0"/>
                <w:color w:val="000000"/>
                <w:lang w:val="en-US" w:eastAsia="zh-CN"/>
              </w:rPr>
              <w:t xml:space="preserve"> Bytes</w:t>
            </w:r>
          </w:p>
        </w:tc>
        <w:tc>
          <w:tcPr>
            <w:tcW w:w="0" w:type="auto"/>
            <w:tcBorders>
              <w:top w:val="nil"/>
              <w:left w:val="nil"/>
              <w:bottom w:val="single" w:color="000000" w:sz="12" w:space="0"/>
              <w:right w:val="nil"/>
            </w:tcBorders>
            <w:shd w:val="clear" w:color="auto" w:fill="FFFFFF"/>
            <w:vAlign w:val="center"/>
          </w:tcPr>
          <w:p w14:paraId="2E046156">
            <w:pPr>
              <w:pStyle w:val="47"/>
              <w:bidi w:val="0"/>
              <w:rPr>
                <w:b w:val="0"/>
                <w:color w:val="000000"/>
              </w:rPr>
            </w:pPr>
            <w:r>
              <w:rPr>
                <w:b w:val="0"/>
                <w:color w:val="000000"/>
                <w:lang w:val="en-US" w:eastAsia="zh-CN"/>
              </w:rPr>
              <w:t>分别占用</w:t>
            </w:r>
            <w:r>
              <w:rPr>
                <w:rFonts w:hint="eastAsia"/>
                <w:b w:val="0"/>
                <w:color w:val="000000"/>
                <w:lang w:val="en-US" w:eastAsia="zh-CN"/>
              </w:rPr>
              <w:t>2</w:t>
            </w:r>
            <w:r>
              <w:rPr>
                <w:b w:val="0"/>
                <w:color w:val="000000"/>
                <w:lang w:val="en-US" w:eastAsia="zh-CN"/>
              </w:rPr>
              <w:t>字节，采用有符号整数（INT8）表示三轴相对速率。</w:t>
            </w:r>
          </w:p>
        </w:tc>
      </w:tr>
    </w:tbl>
    <w:p w14:paraId="1B0D2793">
      <w:pPr>
        <w:bidi w:val="0"/>
      </w:pPr>
    </w:p>
    <w:p w14:paraId="6FA314E4">
      <w:pPr>
        <w:bidi w:val="0"/>
      </w:pPr>
      <w:r>
        <w:t>2. 节点角色状态模型 (Type = 0x11)</w:t>
      </w:r>
    </w:p>
    <w:p w14:paraId="7ED3D721">
      <w:pPr>
        <w:bidi w:val="0"/>
      </w:pPr>
      <w:r>
        <w:t>交互形式：事件触发（动态选举结果上报）。</w:t>
      </w:r>
    </w:p>
    <w:p w14:paraId="24B77039">
      <w:pPr>
        <w:bidi w:val="0"/>
      </w:pPr>
      <w:r>
        <w:t>功能：管理网络中节点的逻辑角色身份。</w:t>
      </w:r>
    </w:p>
    <w:p w14:paraId="1085B32E">
      <w:pPr>
        <w:bidi w:val="0"/>
      </w:pPr>
      <w:r>
        <w:t>处理规则：由于代理节点（SPN）通常由集群动态选举产生，当选举完成或角色切换时，新 SPN 通过事件触发机制向 GMC 上报身份。</w:t>
      </w:r>
    </w:p>
    <w:p w14:paraId="58962012">
      <w:pPr>
        <w:bidi w:val="0"/>
      </w:pPr>
      <w:r>
        <w:t>具体格式 (3 字节)：</w:t>
      </w:r>
    </w:p>
    <w:p w14:paraId="6EEF1B18">
      <w:pPr>
        <w:bidi w:val="0"/>
      </w:pPr>
      <w:r>
        <w:t>| Type (1字节) | 节点ID (1字节) | 节点角色 (1字节) |</w:t>
      </w:r>
    </w:p>
    <w:p w14:paraId="134181FA">
      <w:pPr>
        <w:bidi w:val="0"/>
      </w:pPr>
      <w:r>
        <w:t xml:space="preserve">各字段含义及其取值： </w:t>
      </w:r>
    </w:p>
    <w:tbl>
      <w:tblPr>
        <w:tblStyle w:val="25"/>
        <w:tblW w:w="0" w:type="auto"/>
        <w:tblCellSpacing w:w="15" w:type="dxa"/>
        <w:tblInd w:w="7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11"/>
        <w:gridCol w:w="537"/>
        <w:gridCol w:w="6736"/>
      </w:tblGrid>
      <w:tr w14:paraId="7F31F4AD">
        <w:trPr>
          <w:tblHeader/>
          <w:tblCellSpacing w:w="15" w:type="dxa"/>
        </w:trPr>
        <w:tc>
          <w:tcPr>
            <w:tcW w:w="0" w:type="auto"/>
            <w:tcBorders>
              <w:top w:val="single" w:color="000000" w:sz="12" w:space="0"/>
              <w:left w:val="nil"/>
              <w:bottom w:val="single" w:color="000000" w:sz="4" w:space="0"/>
              <w:right w:val="nil"/>
              <w:tl2br w:val="nil"/>
            </w:tcBorders>
            <w:shd w:val="clear" w:color="auto" w:fill="FFFFFF"/>
            <w:vAlign w:val="center"/>
          </w:tcPr>
          <w:p w14:paraId="44EF52F1">
            <w:pPr>
              <w:pStyle w:val="47"/>
              <w:bidi w:val="0"/>
              <w:rPr>
                <w:b w:val="0"/>
                <w:color w:val="000000"/>
              </w:rPr>
            </w:pPr>
            <w:r>
              <w:rPr>
                <w:b w:val="0"/>
                <w:color w:val="000000"/>
                <w:lang w:val="en-US" w:eastAsia="zh-CN"/>
              </w:rPr>
              <w:t>字段名称</w:t>
            </w:r>
          </w:p>
        </w:tc>
        <w:tc>
          <w:tcPr>
            <w:tcW w:w="0" w:type="auto"/>
            <w:tcBorders>
              <w:top w:val="single" w:color="000000" w:sz="12" w:space="0"/>
              <w:left w:val="nil"/>
              <w:bottom w:val="single" w:color="000000" w:sz="4" w:space="0"/>
              <w:right w:val="nil"/>
            </w:tcBorders>
            <w:shd w:val="clear" w:color="auto" w:fill="FFFFFF"/>
            <w:vAlign w:val="center"/>
          </w:tcPr>
          <w:p w14:paraId="4FDC90EA">
            <w:pPr>
              <w:pStyle w:val="47"/>
              <w:bidi w:val="0"/>
              <w:rPr>
                <w:b w:val="0"/>
                <w:color w:val="000000"/>
              </w:rPr>
            </w:pPr>
            <w:r>
              <w:rPr>
                <w:b w:val="0"/>
                <w:color w:val="000000"/>
                <w:lang w:val="en-US" w:eastAsia="zh-CN"/>
              </w:rPr>
              <w:t>长度</w:t>
            </w:r>
          </w:p>
        </w:tc>
        <w:tc>
          <w:tcPr>
            <w:tcW w:w="0" w:type="auto"/>
            <w:tcBorders>
              <w:top w:val="single" w:color="000000" w:sz="12" w:space="0"/>
              <w:left w:val="nil"/>
              <w:bottom w:val="single" w:color="000000" w:sz="4" w:space="0"/>
              <w:right w:val="nil"/>
            </w:tcBorders>
            <w:shd w:val="clear" w:color="auto" w:fill="FFFFFF"/>
            <w:vAlign w:val="center"/>
          </w:tcPr>
          <w:p w14:paraId="7DCD960D">
            <w:pPr>
              <w:pStyle w:val="47"/>
              <w:bidi w:val="0"/>
              <w:rPr>
                <w:b w:val="0"/>
                <w:color w:val="000000"/>
              </w:rPr>
            </w:pPr>
            <w:r>
              <w:rPr>
                <w:b w:val="0"/>
                <w:color w:val="000000"/>
                <w:lang w:val="en-US" w:eastAsia="zh-CN"/>
              </w:rPr>
              <w:t>含义及取值说明</w:t>
            </w:r>
          </w:p>
        </w:tc>
      </w:tr>
      <w:tr w14:paraId="5C1C96B2">
        <w:trPr>
          <w:tblCellSpacing w:w="15" w:type="dxa"/>
        </w:trPr>
        <w:tc>
          <w:tcPr>
            <w:tcW w:w="0" w:type="auto"/>
            <w:tcBorders>
              <w:top w:val="single" w:color="000000" w:sz="4" w:space="0"/>
              <w:left w:val="nil"/>
              <w:bottom w:val="nil"/>
              <w:right w:val="nil"/>
            </w:tcBorders>
            <w:shd w:val="clear" w:color="auto" w:fill="FFFFFF"/>
            <w:vAlign w:val="center"/>
          </w:tcPr>
          <w:p w14:paraId="01C7A81D">
            <w:pPr>
              <w:pStyle w:val="47"/>
              <w:bidi w:val="0"/>
              <w:rPr>
                <w:b w:val="0"/>
                <w:color w:val="000000"/>
              </w:rPr>
            </w:pPr>
            <w:r>
              <w:rPr>
                <w:b w:val="0"/>
                <w:color w:val="000000"/>
                <w:lang w:val="en-US" w:eastAsia="zh-CN"/>
              </w:rPr>
              <w:t>节点ID</w:t>
            </w:r>
          </w:p>
        </w:tc>
        <w:tc>
          <w:tcPr>
            <w:tcW w:w="0" w:type="auto"/>
            <w:tcBorders>
              <w:top w:val="single" w:color="000000" w:sz="4" w:space="0"/>
              <w:left w:val="nil"/>
              <w:bottom w:val="nil"/>
              <w:right w:val="nil"/>
            </w:tcBorders>
            <w:shd w:val="clear" w:color="auto" w:fill="FFFFFF"/>
            <w:vAlign w:val="center"/>
          </w:tcPr>
          <w:p w14:paraId="07C43672">
            <w:pPr>
              <w:pStyle w:val="47"/>
              <w:bidi w:val="0"/>
              <w:rPr>
                <w:b w:val="0"/>
                <w:color w:val="000000"/>
              </w:rPr>
            </w:pPr>
            <w:r>
              <w:rPr>
                <w:b w:val="0"/>
                <w:color w:val="000000"/>
                <w:lang w:val="en-US" w:eastAsia="zh-CN"/>
              </w:rPr>
              <w:t>1 Byte</w:t>
            </w:r>
          </w:p>
        </w:tc>
        <w:tc>
          <w:tcPr>
            <w:tcW w:w="0" w:type="auto"/>
            <w:tcBorders>
              <w:top w:val="single" w:color="000000" w:sz="4" w:space="0"/>
              <w:left w:val="nil"/>
              <w:bottom w:val="nil"/>
              <w:right w:val="nil"/>
            </w:tcBorders>
            <w:shd w:val="clear" w:color="auto" w:fill="FFFFFF"/>
            <w:vAlign w:val="center"/>
          </w:tcPr>
          <w:p w14:paraId="47150CAA">
            <w:pPr>
              <w:pStyle w:val="47"/>
              <w:bidi w:val="0"/>
              <w:rPr>
                <w:b w:val="0"/>
                <w:color w:val="000000"/>
              </w:rPr>
            </w:pPr>
            <w:r>
              <w:rPr>
                <w:b w:val="0"/>
                <w:color w:val="000000"/>
                <w:lang w:val="en-US" w:eastAsia="zh-CN"/>
              </w:rPr>
              <w:t>目标或报告节点的唯一标识符。</w:t>
            </w:r>
          </w:p>
        </w:tc>
      </w:tr>
      <w:tr w14:paraId="7B613724">
        <w:trPr>
          <w:tblCellSpacing w:w="15" w:type="dxa"/>
        </w:trPr>
        <w:tc>
          <w:tcPr>
            <w:tcW w:w="0" w:type="auto"/>
            <w:tcBorders>
              <w:top w:val="nil"/>
              <w:left w:val="nil"/>
              <w:bottom w:val="single" w:color="000000" w:sz="12" w:space="0"/>
              <w:right w:val="nil"/>
            </w:tcBorders>
            <w:shd w:val="clear" w:color="auto" w:fill="FFFFFF"/>
            <w:vAlign w:val="center"/>
          </w:tcPr>
          <w:p w14:paraId="07FB78B2">
            <w:pPr>
              <w:pStyle w:val="47"/>
              <w:bidi w:val="0"/>
              <w:rPr>
                <w:b w:val="0"/>
                <w:color w:val="000000"/>
              </w:rPr>
            </w:pPr>
            <w:r>
              <w:rPr>
                <w:b w:val="0"/>
                <w:color w:val="000000"/>
                <w:lang w:val="en-US" w:eastAsia="zh-CN"/>
              </w:rPr>
              <w:t>节点角色</w:t>
            </w:r>
          </w:p>
        </w:tc>
        <w:tc>
          <w:tcPr>
            <w:tcW w:w="0" w:type="auto"/>
            <w:tcBorders>
              <w:top w:val="nil"/>
              <w:left w:val="nil"/>
              <w:bottom w:val="single" w:color="000000" w:sz="12" w:space="0"/>
              <w:right w:val="nil"/>
            </w:tcBorders>
            <w:shd w:val="clear" w:color="auto" w:fill="FFFFFF"/>
            <w:vAlign w:val="center"/>
          </w:tcPr>
          <w:p w14:paraId="17564833">
            <w:pPr>
              <w:pStyle w:val="47"/>
              <w:bidi w:val="0"/>
              <w:rPr>
                <w:b w:val="0"/>
                <w:color w:val="000000"/>
              </w:rPr>
            </w:pPr>
            <w:r>
              <w:rPr>
                <w:b w:val="0"/>
                <w:color w:val="000000"/>
                <w:lang w:val="en-US" w:eastAsia="zh-CN"/>
              </w:rPr>
              <w:t>1 Byte</w:t>
            </w:r>
          </w:p>
        </w:tc>
        <w:tc>
          <w:tcPr>
            <w:tcW w:w="0" w:type="auto"/>
            <w:tcBorders>
              <w:top w:val="nil"/>
              <w:left w:val="nil"/>
              <w:bottom w:val="single" w:color="000000" w:sz="12" w:space="0"/>
              <w:right w:val="nil"/>
            </w:tcBorders>
            <w:shd w:val="clear" w:color="auto" w:fill="FFFFFF"/>
            <w:vAlign w:val="center"/>
          </w:tcPr>
          <w:p w14:paraId="3FF9915D">
            <w:pPr>
              <w:pStyle w:val="47"/>
              <w:bidi w:val="0"/>
              <w:rPr>
                <w:b w:val="0"/>
                <w:color w:val="000000"/>
              </w:rPr>
            </w:pPr>
            <w:r>
              <w:rPr>
                <w:b w:val="0"/>
                <w:color w:val="000000"/>
                <w:lang w:val="en-US" w:eastAsia="zh-CN"/>
              </w:rPr>
              <w:t xml:space="preserve">0x00: 未入网节点；0x01: 普通任务节点(TSN)；0x02: 代理节点(SPN)；0x02: </w:t>
            </w:r>
            <w:r>
              <w:rPr>
                <w:rFonts w:hint="eastAsia"/>
                <w:b w:val="0"/>
                <w:color w:val="000000"/>
                <w:lang w:val="en-US" w:eastAsia="zh-CN"/>
              </w:rPr>
              <w:t>备用</w:t>
            </w:r>
            <w:r>
              <w:rPr>
                <w:b w:val="0"/>
                <w:color w:val="000000"/>
                <w:lang w:val="en-US" w:eastAsia="zh-CN"/>
              </w:rPr>
              <w:t>代理节点(</w:t>
            </w:r>
            <w:r>
              <w:rPr>
                <w:rFonts w:hint="eastAsia"/>
                <w:b w:val="0"/>
                <w:color w:val="000000"/>
                <w:lang w:val="en-US" w:eastAsia="zh-CN"/>
              </w:rPr>
              <w:t>备用</w:t>
            </w:r>
            <w:r>
              <w:rPr>
                <w:b w:val="0"/>
                <w:color w:val="000000"/>
                <w:lang w:val="en-US" w:eastAsia="zh-CN"/>
              </w:rPr>
              <w:t>SPN)；0x0</w:t>
            </w:r>
            <w:r>
              <w:rPr>
                <w:rFonts w:hint="eastAsia"/>
                <w:b w:val="0"/>
                <w:color w:val="000000"/>
                <w:lang w:val="en-US" w:eastAsia="zh-CN"/>
              </w:rPr>
              <w:t>4</w:t>
            </w:r>
            <w:r>
              <w:rPr>
                <w:b w:val="0"/>
                <w:color w:val="000000"/>
                <w:lang w:val="en-US" w:eastAsia="zh-CN"/>
              </w:rPr>
              <w:t>: 全局管理节点(GMC)。</w:t>
            </w:r>
          </w:p>
        </w:tc>
      </w:tr>
    </w:tbl>
    <w:p w14:paraId="6B5B6F31">
      <w:pPr>
        <w:bidi w:val="0"/>
      </w:pPr>
    </w:p>
    <w:p w14:paraId="2DC120F0">
      <w:pPr>
        <w:bidi w:val="0"/>
      </w:pPr>
      <w:r>
        <w:t>3. 子网配置模型 (Type = 0x12)</w:t>
      </w:r>
    </w:p>
    <w:p w14:paraId="1DB24C19">
      <w:pPr>
        <w:bidi w:val="0"/>
      </w:pPr>
      <w:r>
        <w:t>交互形式：</w:t>
      </w:r>
      <w:r>
        <w:rPr>
          <w:rFonts w:hint="eastAsia"/>
          <w:lang w:val="en-US" w:eastAsia="zh-CN"/>
        </w:rPr>
        <w:t>触发上报</w:t>
      </w:r>
      <w:r>
        <w:t>。</w:t>
      </w:r>
    </w:p>
    <w:p w14:paraId="75EF48AE">
      <w:pPr>
        <w:bidi w:val="0"/>
        <w:rPr>
          <w:rFonts w:hint="eastAsia"/>
        </w:rPr>
      </w:pPr>
      <w:r>
        <w:rPr>
          <w:rFonts w:hint="eastAsia"/>
        </w:rPr>
        <w:t>功能：节点在入网、发生跨域切换或底层通信链路（子网）发生变更时，向上层（SPN 或 GMC）主动通告当前实际激活并工作的子网类型，为全网提供底层异构链路的连通性视图。</w:t>
      </w:r>
    </w:p>
    <w:p w14:paraId="6456D5EA">
      <w:pPr>
        <w:bidi w:val="0"/>
        <w:rPr>
          <w:rFonts w:hint="eastAsia"/>
        </w:rPr>
      </w:pPr>
      <w:r>
        <w:rPr>
          <w:rFonts w:hint="eastAsia"/>
        </w:rPr>
        <w:t>处理规则：当普通节点（TSN）因环境变化、链路中断或响应宏观网络意图而完成底层通信制式（子网）的切换后，立即触发此报文上报给代理节点（SPN）。SPN 收到后更新该节点的物理接口状态，并以此作为后续业务分发和跨层路由的底层依据。</w:t>
      </w:r>
    </w:p>
    <w:p w14:paraId="62A3075E">
      <w:pPr>
        <w:bidi w:val="0"/>
      </w:pPr>
      <w:r>
        <w:t>具体格式 (5 字节)：</w:t>
      </w:r>
    </w:p>
    <w:p w14:paraId="120FFD24">
      <w:pPr>
        <w:bidi w:val="0"/>
      </w:pPr>
      <w:r>
        <w:t>| Type (1字节) | 目标节点ID (1字节) | 子网类型 (1字节) |</w:t>
      </w:r>
    </w:p>
    <w:p w14:paraId="45EE1A63">
      <w:pPr>
        <w:bidi w:val="0"/>
      </w:pPr>
      <w:r>
        <w:t>各字段含义及其取值：</w:t>
      </w:r>
    </w:p>
    <w:tbl>
      <w:tblPr>
        <w:tblStyle w:val="25"/>
        <w:tblW w:w="0" w:type="auto"/>
        <w:tblCellSpacing w:w="15" w:type="dxa"/>
        <w:tblInd w:w="7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90"/>
        <w:gridCol w:w="615"/>
        <w:gridCol w:w="3401"/>
      </w:tblGrid>
      <w:tr w14:paraId="190D69EF">
        <w:trPr>
          <w:tblHeader/>
          <w:tblCellSpacing w:w="15" w:type="dxa"/>
        </w:trPr>
        <w:tc>
          <w:tcPr>
            <w:tcW w:w="0" w:type="auto"/>
            <w:tcBorders>
              <w:top w:val="single" w:color="000000" w:sz="12" w:space="0"/>
              <w:left w:val="nil"/>
              <w:bottom w:val="single" w:color="000000" w:sz="4" w:space="0"/>
              <w:right w:val="nil"/>
              <w:tl2br w:val="nil"/>
            </w:tcBorders>
            <w:shd w:val="clear" w:color="auto" w:fill="FFFFFF"/>
            <w:vAlign w:val="center"/>
          </w:tcPr>
          <w:p w14:paraId="06291E5F">
            <w:pPr>
              <w:pStyle w:val="47"/>
              <w:bidi w:val="0"/>
              <w:rPr>
                <w:b w:val="0"/>
                <w:color w:val="000000"/>
              </w:rPr>
            </w:pPr>
            <w:r>
              <w:rPr>
                <w:b w:val="0"/>
                <w:color w:val="000000"/>
                <w:lang w:val="en-US" w:eastAsia="zh-CN"/>
              </w:rPr>
              <w:t>字段名称</w:t>
            </w:r>
          </w:p>
        </w:tc>
        <w:tc>
          <w:tcPr>
            <w:tcW w:w="0" w:type="auto"/>
            <w:tcBorders>
              <w:top w:val="single" w:color="000000" w:sz="12" w:space="0"/>
              <w:left w:val="nil"/>
              <w:bottom w:val="single" w:color="000000" w:sz="4" w:space="0"/>
              <w:right w:val="nil"/>
            </w:tcBorders>
            <w:shd w:val="clear" w:color="auto" w:fill="FFFFFF"/>
            <w:vAlign w:val="center"/>
          </w:tcPr>
          <w:p w14:paraId="640E10A4">
            <w:pPr>
              <w:pStyle w:val="47"/>
              <w:bidi w:val="0"/>
              <w:rPr>
                <w:b w:val="0"/>
                <w:color w:val="000000"/>
              </w:rPr>
            </w:pPr>
            <w:r>
              <w:rPr>
                <w:b w:val="0"/>
                <w:color w:val="000000"/>
                <w:lang w:val="en-US" w:eastAsia="zh-CN"/>
              </w:rPr>
              <w:t>长度</w:t>
            </w:r>
          </w:p>
        </w:tc>
        <w:tc>
          <w:tcPr>
            <w:tcW w:w="0" w:type="auto"/>
            <w:tcBorders>
              <w:top w:val="single" w:color="000000" w:sz="12" w:space="0"/>
              <w:left w:val="nil"/>
              <w:bottom w:val="single" w:color="000000" w:sz="4" w:space="0"/>
              <w:right w:val="nil"/>
            </w:tcBorders>
            <w:shd w:val="clear" w:color="auto" w:fill="FFFFFF"/>
            <w:vAlign w:val="center"/>
          </w:tcPr>
          <w:p w14:paraId="3815CF9E">
            <w:pPr>
              <w:pStyle w:val="47"/>
              <w:bidi w:val="0"/>
              <w:rPr>
                <w:b w:val="0"/>
                <w:color w:val="000000"/>
              </w:rPr>
            </w:pPr>
            <w:r>
              <w:rPr>
                <w:b w:val="0"/>
                <w:color w:val="000000"/>
                <w:lang w:val="en-US" w:eastAsia="zh-CN"/>
              </w:rPr>
              <w:t>含义及取值说明</w:t>
            </w:r>
          </w:p>
        </w:tc>
      </w:tr>
      <w:tr w14:paraId="652066D4">
        <w:trPr>
          <w:tblCellSpacing w:w="15" w:type="dxa"/>
        </w:trPr>
        <w:tc>
          <w:tcPr>
            <w:tcW w:w="0" w:type="auto"/>
            <w:tcBorders>
              <w:top w:val="single" w:color="000000" w:sz="4" w:space="0"/>
              <w:left w:val="nil"/>
              <w:bottom w:val="nil"/>
              <w:right w:val="nil"/>
            </w:tcBorders>
            <w:shd w:val="clear" w:color="auto" w:fill="FFFFFF"/>
            <w:vAlign w:val="center"/>
          </w:tcPr>
          <w:p w14:paraId="0606A178">
            <w:pPr>
              <w:pStyle w:val="47"/>
              <w:bidi w:val="0"/>
              <w:rPr>
                <w:b w:val="0"/>
                <w:color w:val="000000"/>
              </w:rPr>
            </w:pPr>
            <w:r>
              <w:rPr>
                <w:b w:val="0"/>
                <w:color w:val="000000"/>
                <w:lang w:val="en-US" w:eastAsia="zh-CN"/>
              </w:rPr>
              <w:t>目标节点ID</w:t>
            </w:r>
          </w:p>
        </w:tc>
        <w:tc>
          <w:tcPr>
            <w:tcW w:w="0" w:type="auto"/>
            <w:tcBorders>
              <w:top w:val="single" w:color="000000" w:sz="4" w:space="0"/>
              <w:left w:val="nil"/>
              <w:bottom w:val="nil"/>
              <w:right w:val="nil"/>
            </w:tcBorders>
            <w:shd w:val="clear" w:color="auto" w:fill="FFFFFF"/>
            <w:vAlign w:val="center"/>
          </w:tcPr>
          <w:p w14:paraId="3C92EB67">
            <w:pPr>
              <w:pStyle w:val="47"/>
              <w:bidi w:val="0"/>
              <w:rPr>
                <w:b w:val="0"/>
                <w:color w:val="000000"/>
              </w:rPr>
            </w:pPr>
            <w:r>
              <w:rPr>
                <w:b w:val="0"/>
                <w:color w:val="000000"/>
                <w:lang w:val="en-US" w:eastAsia="zh-CN"/>
              </w:rPr>
              <w:t>1 Byte</w:t>
            </w:r>
          </w:p>
        </w:tc>
        <w:tc>
          <w:tcPr>
            <w:tcW w:w="0" w:type="auto"/>
            <w:tcBorders>
              <w:top w:val="single" w:color="000000" w:sz="4" w:space="0"/>
              <w:left w:val="nil"/>
              <w:bottom w:val="nil"/>
              <w:right w:val="nil"/>
            </w:tcBorders>
            <w:shd w:val="clear" w:color="auto" w:fill="FFFFFF"/>
            <w:vAlign w:val="center"/>
          </w:tcPr>
          <w:p w14:paraId="4A49F78B">
            <w:pPr>
              <w:pStyle w:val="47"/>
              <w:bidi w:val="0"/>
              <w:rPr>
                <w:b w:val="0"/>
                <w:color w:val="000000"/>
              </w:rPr>
            </w:pPr>
            <w:r>
              <w:rPr>
                <w:b w:val="0"/>
                <w:color w:val="000000"/>
                <w:lang w:val="en-US" w:eastAsia="zh-CN"/>
              </w:rPr>
              <w:t>接收配置的节点标识。</w:t>
            </w:r>
          </w:p>
        </w:tc>
      </w:tr>
      <w:tr w14:paraId="6B7DAA06">
        <w:trPr>
          <w:tblCellSpacing w:w="15" w:type="dxa"/>
        </w:trPr>
        <w:tc>
          <w:tcPr>
            <w:tcW w:w="0" w:type="auto"/>
            <w:tcBorders>
              <w:top w:val="nil"/>
              <w:left w:val="nil"/>
              <w:bottom w:val="single" w:color="000000" w:sz="12" w:space="0"/>
              <w:right w:val="nil"/>
            </w:tcBorders>
            <w:shd w:val="clear" w:color="auto" w:fill="FFFFFF"/>
            <w:vAlign w:val="center"/>
          </w:tcPr>
          <w:p w14:paraId="1DD74920">
            <w:pPr>
              <w:pStyle w:val="47"/>
              <w:bidi w:val="0"/>
              <w:rPr>
                <w:b w:val="0"/>
                <w:color w:val="000000"/>
              </w:rPr>
            </w:pPr>
            <w:r>
              <w:rPr>
                <w:b w:val="0"/>
                <w:color w:val="000000"/>
                <w:lang w:val="en-US" w:eastAsia="zh-CN"/>
              </w:rPr>
              <w:t>子网类型</w:t>
            </w:r>
          </w:p>
        </w:tc>
        <w:tc>
          <w:tcPr>
            <w:tcW w:w="0" w:type="auto"/>
            <w:tcBorders>
              <w:top w:val="nil"/>
              <w:left w:val="nil"/>
              <w:bottom w:val="single" w:color="000000" w:sz="12" w:space="0"/>
              <w:right w:val="nil"/>
            </w:tcBorders>
            <w:shd w:val="clear" w:color="auto" w:fill="FFFFFF"/>
            <w:vAlign w:val="center"/>
          </w:tcPr>
          <w:p w14:paraId="4D055497">
            <w:pPr>
              <w:pStyle w:val="47"/>
              <w:bidi w:val="0"/>
              <w:rPr>
                <w:b w:val="0"/>
                <w:color w:val="000000"/>
              </w:rPr>
            </w:pPr>
            <w:r>
              <w:rPr>
                <w:b w:val="0"/>
                <w:color w:val="000000"/>
                <w:lang w:val="en-US" w:eastAsia="zh-CN"/>
              </w:rPr>
              <w:t>1 Byte</w:t>
            </w:r>
          </w:p>
        </w:tc>
        <w:tc>
          <w:tcPr>
            <w:tcW w:w="0" w:type="auto"/>
            <w:tcBorders>
              <w:top w:val="nil"/>
              <w:left w:val="nil"/>
              <w:bottom w:val="single" w:color="000000" w:sz="12" w:space="0"/>
              <w:right w:val="nil"/>
            </w:tcBorders>
            <w:shd w:val="clear" w:color="auto" w:fill="FFFFFF"/>
            <w:vAlign w:val="center"/>
          </w:tcPr>
          <w:p w14:paraId="30A46E4D">
            <w:pPr>
              <w:pStyle w:val="47"/>
              <w:bidi w:val="0"/>
              <w:rPr>
                <w:b w:val="0"/>
                <w:color w:val="000000"/>
              </w:rPr>
            </w:pPr>
            <w:r>
              <w:rPr>
                <w:b w:val="0"/>
                <w:color w:val="000000"/>
                <w:lang w:val="en-US" w:eastAsia="zh-CN"/>
              </w:rPr>
              <w:t>1: 自组网；2: 蜂窝网；3: 数据链。</w:t>
            </w:r>
          </w:p>
        </w:tc>
      </w:tr>
    </w:tbl>
    <w:p w14:paraId="10648281">
      <w:pPr>
        <w:bidi w:val="0"/>
        <w:ind w:left="0" w:leftChars="0" w:firstLine="0" w:firstLineChars="0"/>
      </w:pPr>
    </w:p>
    <w:p w14:paraId="554EDC8D">
      <w:pPr>
        <w:bidi w:val="0"/>
      </w:pPr>
      <w:r>
        <w:rPr>
          <w:rFonts w:hint="eastAsia"/>
          <w:lang w:val="en-US" w:eastAsia="zh-CN"/>
        </w:rPr>
        <w:t>4</w:t>
      </w:r>
      <w:r>
        <w:t>. 全局网络意图模型 (Type = 0x12)</w:t>
      </w:r>
    </w:p>
    <w:p w14:paraId="16C15042">
      <w:pPr>
        <w:bidi w:val="0"/>
      </w:pPr>
      <w:r>
        <w:t>交互形式：按需交互。</w:t>
      </w:r>
    </w:p>
    <w:p w14:paraId="39229F7B">
      <w:pPr>
        <w:bidi w:val="0"/>
      </w:pPr>
      <w:r>
        <w:t>功能：GMC 向全网或特定子网下发宏观的管控意图与工作模式。</w:t>
      </w:r>
    </w:p>
    <w:p w14:paraId="18C3750D">
      <w:pPr>
        <w:bidi w:val="0"/>
      </w:pPr>
      <w:r>
        <w:t>处理规则：GMC 下发意图指令后，SPN 负责接收并将其翻译为底层子网的具体配置参数，无需 TSN 逐一确认，减少信令风暴。</w:t>
      </w:r>
    </w:p>
    <w:p w14:paraId="3240D0BC">
      <w:pPr>
        <w:bidi w:val="0"/>
      </w:pPr>
      <w:r>
        <w:t>具体格式 (3 字节)：</w:t>
      </w:r>
    </w:p>
    <w:p w14:paraId="7919209F">
      <w:pPr>
        <w:bidi w:val="0"/>
      </w:pPr>
      <w:r>
        <w:t>| Type (1字节) | 目标簇/子网ID (1字节) | 网络模式ID (1字节) |</w:t>
      </w:r>
    </w:p>
    <w:p w14:paraId="0FC83433">
      <w:pPr>
        <w:bidi w:val="0"/>
      </w:pPr>
      <w:r>
        <w:t xml:space="preserve">各字段含义及其取值： </w:t>
      </w:r>
    </w:p>
    <w:tbl>
      <w:tblPr>
        <w:tblStyle w:val="25"/>
        <w:tblW w:w="0" w:type="auto"/>
        <w:tblCellSpacing w:w="15" w:type="dxa"/>
        <w:tblInd w:w="7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88"/>
        <w:gridCol w:w="605"/>
        <w:gridCol w:w="5891"/>
      </w:tblGrid>
      <w:tr w14:paraId="2F63179C">
        <w:trPr>
          <w:tblHeader/>
          <w:tblCellSpacing w:w="15" w:type="dxa"/>
        </w:trPr>
        <w:tc>
          <w:tcPr>
            <w:tcW w:w="0" w:type="auto"/>
            <w:tcBorders>
              <w:top w:val="single" w:color="000000" w:sz="12" w:space="0"/>
              <w:left w:val="nil"/>
              <w:bottom w:val="single" w:color="000000" w:sz="4" w:space="0"/>
              <w:right w:val="nil"/>
              <w:tl2br w:val="nil"/>
            </w:tcBorders>
            <w:shd w:val="clear" w:color="auto" w:fill="FFFFFF"/>
            <w:vAlign w:val="center"/>
          </w:tcPr>
          <w:p w14:paraId="752FE9FA">
            <w:pPr>
              <w:pStyle w:val="47"/>
              <w:bidi w:val="0"/>
              <w:rPr>
                <w:b w:val="0"/>
                <w:color w:val="000000"/>
              </w:rPr>
            </w:pPr>
            <w:r>
              <w:rPr>
                <w:b w:val="0"/>
                <w:color w:val="000000"/>
                <w:lang w:val="en-US" w:eastAsia="zh-CN"/>
              </w:rPr>
              <w:t>字段名称</w:t>
            </w:r>
          </w:p>
        </w:tc>
        <w:tc>
          <w:tcPr>
            <w:tcW w:w="0" w:type="auto"/>
            <w:tcBorders>
              <w:top w:val="single" w:color="000000" w:sz="12" w:space="0"/>
              <w:left w:val="nil"/>
              <w:bottom w:val="single" w:color="000000" w:sz="4" w:space="0"/>
              <w:right w:val="nil"/>
            </w:tcBorders>
            <w:shd w:val="clear" w:color="auto" w:fill="FFFFFF"/>
            <w:vAlign w:val="center"/>
          </w:tcPr>
          <w:p w14:paraId="1AE30E5A">
            <w:pPr>
              <w:pStyle w:val="47"/>
              <w:bidi w:val="0"/>
              <w:rPr>
                <w:b w:val="0"/>
                <w:color w:val="000000"/>
              </w:rPr>
            </w:pPr>
            <w:r>
              <w:rPr>
                <w:b w:val="0"/>
                <w:color w:val="000000"/>
                <w:lang w:val="en-US" w:eastAsia="zh-CN"/>
              </w:rPr>
              <w:t>长度</w:t>
            </w:r>
          </w:p>
        </w:tc>
        <w:tc>
          <w:tcPr>
            <w:tcW w:w="0" w:type="auto"/>
            <w:tcBorders>
              <w:top w:val="single" w:color="000000" w:sz="12" w:space="0"/>
              <w:left w:val="nil"/>
              <w:bottom w:val="single" w:color="000000" w:sz="4" w:space="0"/>
              <w:right w:val="nil"/>
            </w:tcBorders>
            <w:shd w:val="clear" w:color="auto" w:fill="FFFFFF"/>
            <w:vAlign w:val="center"/>
          </w:tcPr>
          <w:p w14:paraId="5687F765">
            <w:pPr>
              <w:pStyle w:val="47"/>
              <w:bidi w:val="0"/>
              <w:rPr>
                <w:b w:val="0"/>
                <w:color w:val="000000"/>
              </w:rPr>
            </w:pPr>
            <w:r>
              <w:rPr>
                <w:b w:val="0"/>
                <w:color w:val="000000"/>
                <w:lang w:val="en-US" w:eastAsia="zh-CN"/>
              </w:rPr>
              <w:t>含义及取值说明</w:t>
            </w:r>
          </w:p>
        </w:tc>
      </w:tr>
      <w:tr w14:paraId="784C847C">
        <w:trPr>
          <w:tblCellSpacing w:w="15" w:type="dxa"/>
        </w:trPr>
        <w:tc>
          <w:tcPr>
            <w:tcW w:w="0" w:type="auto"/>
            <w:tcBorders>
              <w:top w:val="single" w:color="000000" w:sz="4" w:space="0"/>
              <w:left w:val="nil"/>
              <w:bottom w:val="nil"/>
              <w:right w:val="nil"/>
            </w:tcBorders>
            <w:shd w:val="clear" w:color="auto" w:fill="FFFFFF"/>
            <w:vAlign w:val="center"/>
          </w:tcPr>
          <w:p w14:paraId="539B1B24">
            <w:pPr>
              <w:pStyle w:val="47"/>
              <w:bidi w:val="0"/>
              <w:rPr>
                <w:b w:val="0"/>
                <w:color w:val="000000"/>
              </w:rPr>
            </w:pPr>
            <w:r>
              <w:rPr>
                <w:b w:val="0"/>
                <w:color w:val="000000"/>
                <w:lang w:val="en-US" w:eastAsia="zh-CN"/>
              </w:rPr>
              <w:t>目标簇/子网ID</w:t>
            </w:r>
          </w:p>
        </w:tc>
        <w:tc>
          <w:tcPr>
            <w:tcW w:w="0" w:type="auto"/>
            <w:tcBorders>
              <w:top w:val="single" w:color="000000" w:sz="4" w:space="0"/>
              <w:left w:val="nil"/>
              <w:bottom w:val="nil"/>
              <w:right w:val="nil"/>
            </w:tcBorders>
            <w:shd w:val="clear" w:color="auto" w:fill="FFFFFF"/>
            <w:vAlign w:val="center"/>
          </w:tcPr>
          <w:p w14:paraId="485EECA1">
            <w:pPr>
              <w:pStyle w:val="47"/>
              <w:bidi w:val="0"/>
              <w:rPr>
                <w:b w:val="0"/>
                <w:color w:val="000000"/>
              </w:rPr>
            </w:pPr>
            <w:r>
              <w:rPr>
                <w:b w:val="0"/>
                <w:color w:val="000000"/>
                <w:lang w:val="en-US" w:eastAsia="zh-CN"/>
              </w:rPr>
              <w:t>1 Byte</w:t>
            </w:r>
          </w:p>
        </w:tc>
        <w:tc>
          <w:tcPr>
            <w:tcW w:w="0" w:type="auto"/>
            <w:tcBorders>
              <w:top w:val="single" w:color="000000" w:sz="4" w:space="0"/>
              <w:left w:val="nil"/>
              <w:bottom w:val="nil"/>
              <w:right w:val="nil"/>
            </w:tcBorders>
            <w:shd w:val="clear" w:color="auto" w:fill="FFFFFF"/>
            <w:vAlign w:val="center"/>
          </w:tcPr>
          <w:p w14:paraId="1A5989F8">
            <w:pPr>
              <w:pStyle w:val="47"/>
              <w:bidi w:val="0"/>
              <w:rPr>
                <w:b w:val="0"/>
                <w:color w:val="000000"/>
              </w:rPr>
            </w:pPr>
            <w:r>
              <w:rPr>
                <w:b w:val="0"/>
                <w:color w:val="000000"/>
                <w:lang w:val="en-US" w:eastAsia="zh-CN"/>
              </w:rPr>
              <w:t>指定接收意图的子网ID，0xFF 表示全网广播。</w:t>
            </w:r>
          </w:p>
        </w:tc>
      </w:tr>
      <w:tr w14:paraId="642826F5">
        <w:trPr>
          <w:tblCellSpacing w:w="15" w:type="dxa"/>
        </w:trPr>
        <w:tc>
          <w:tcPr>
            <w:tcW w:w="0" w:type="auto"/>
            <w:tcBorders>
              <w:top w:val="nil"/>
              <w:left w:val="nil"/>
              <w:bottom w:val="single" w:color="000000" w:sz="12" w:space="0"/>
              <w:right w:val="nil"/>
            </w:tcBorders>
            <w:shd w:val="clear" w:color="auto" w:fill="FFFFFF"/>
            <w:vAlign w:val="center"/>
          </w:tcPr>
          <w:p w14:paraId="06D4A194">
            <w:pPr>
              <w:pStyle w:val="47"/>
              <w:bidi w:val="0"/>
              <w:rPr>
                <w:b w:val="0"/>
                <w:color w:val="000000"/>
              </w:rPr>
            </w:pPr>
            <w:r>
              <w:rPr>
                <w:b w:val="0"/>
                <w:color w:val="000000"/>
                <w:lang w:val="en-US" w:eastAsia="zh-CN"/>
              </w:rPr>
              <w:t>网络模式ID</w:t>
            </w:r>
          </w:p>
        </w:tc>
        <w:tc>
          <w:tcPr>
            <w:tcW w:w="0" w:type="auto"/>
            <w:tcBorders>
              <w:top w:val="nil"/>
              <w:left w:val="nil"/>
              <w:bottom w:val="single" w:color="000000" w:sz="12" w:space="0"/>
              <w:right w:val="nil"/>
            </w:tcBorders>
            <w:shd w:val="clear" w:color="auto" w:fill="FFFFFF"/>
            <w:vAlign w:val="center"/>
          </w:tcPr>
          <w:p w14:paraId="1ACE1C59">
            <w:pPr>
              <w:pStyle w:val="47"/>
              <w:bidi w:val="0"/>
              <w:rPr>
                <w:b w:val="0"/>
                <w:color w:val="000000"/>
              </w:rPr>
            </w:pPr>
            <w:r>
              <w:rPr>
                <w:b w:val="0"/>
                <w:color w:val="000000"/>
                <w:lang w:val="en-US" w:eastAsia="zh-CN"/>
              </w:rPr>
              <w:t>1 Byte</w:t>
            </w:r>
          </w:p>
        </w:tc>
        <w:tc>
          <w:tcPr>
            <w:tcW w:w="0" w:type="auto"/>
            <w:tcBorders>
              <w:top w:val="nil"/>
              <w:left w:val="nil"/>
              <w:bottom w:val="single" w:color="000000" w:sz="12" w:space="0"/>
              <w:right w:val="nil"/>
            </w:tcBorders>
            <w:shd w:val="clear" w:color="auto" w:fill="FFFFFF"/>
            <w:vAlign w:val="center"/>
          </w:tcPr>
          <w:p w14:paraId="4B80F465">
            <w:pPr>
              <w:pStyle w:val="47"/>
              <w:bidi w:val="0"/>
              <w:rPr>
                <w:b w:val="0"/>
                <w:color w:val="000000"/>
              </w:rPr>
            </w:pPr>
            <w:r>
              <w:rPr>
                <w:b w:val="0"/>
                <w:color w:val="000000"/>
                <w:highlight w:val="yellow"/>
                <w:lang w:val="en-US" w:eastAsia="zh-CN"/>
              </w:rPr>
              <w:t>0x01: 静默突防模式；0x02: 宽带中继模式；0x03: 常规巡航模式。</w:t>
            </w:r>
          </w:p>
        </w:tc>
      </w:tr>
    </w:tbl>
    <w:p w14:paraId="4A0CBA0D">
      <w:pPr>
        <w:bidi w:val="0"/>
      </w:pPr>
    </w:p>
    <w:p w14:paraId="43AAD4A2">
      <w:pPr>
        <w:pStyle w:val="4"/>
        <w:bidi w:val="0"/>
      </w:pPr>
      <w:bookmarkStart w:id="63" w:name="_Toc24879"/>
      <w:r>
        <w:t>业务性能管理模型</w:t>
      </w:r>
      <w:bookmarkEnd w:id="63"/>
    </w:p>
    <w:p w14:paraId="6115D607">
      <w:pPr>
        <w:bidi w:val="0"/>
      </w:pPr>
      <w:r>
        <w:t>该维度用于实施网络切片与 QoS 保障，通过引入业务流ID实现端到端数据流的精准管控，并将业务特征与性能统计合并以提升交互效率。</w:t>
      </w:r>
    </w:p>
    <w:p w14:paraId="4597BA8E">
      <w:pPr>
        <w:bidi w:val="0"/>
      </w:pPr>
      <w:r>
        <w:rPr>
          <w:rFonts w:hint="eastAsia"/>
          <w:lang w:val="en-US" w:eastAsia="zh-CN"/>
        </w:rPr>
        <w:t>5</w:t>
      </w:r>
      <w:r>
        <w:t>. 业务流特征与性能感知模型 (Type = 0x20)</w:t>
      </w:r>
    </w:p>
    <w:p w14:paraId="3E2EB1AC">
      <w:pPr>
        <w:bidi w:val="0"/>
      </w:pPr>
      <w:r>
        <w:t>交互形式：事件触发。</w:t>
      </w:r>
    </w:p>
    <w:p w14:paraId="35D524FF">
      <w:pPr>
        <w:bidi w:val="0"/>
      </w:pPr>
      <w:r>
        <w:t>功能：定义特定业务流的属性，并实时感知该业务流在异构网络中的端到端传输质量。</w:t>
      </w:r>
    </w:p>
    <w:p w14:paraId="0E8CD26C">
      <w:pPr>
        <w:bidi w:val="0"/>
      </w:pPr>
      <w:r>
        <w:t>处理规则：当节点发起新业务流、业务优先级发生变更，或目的节点检测到该业务流的丢包率/延迟超过预设安全阈值时，立即触发该报文的上报，为中心提供完整的业务上下文与性能快照。</w:t>
      </w:r>
    </w:p>
    <w:p w14:paraId="06661739">
      <w:pPr>
        <w:bidi w:val="0"/>
      </w:pPr>
      <w:r>
        <w:t>具体格式 (10 字节)：</w:t>
      </w:r>
    </w:p>
    <w:p w14:paraId="6586DA88">
      <w:pPr>
        <w:bidi w:val="0"/>
      </w:pPr>
      <w:r>
        <w:t>| Type (1字节) | 业务流ID (1字节) | 源节点ID (1字节) | 目的节点ID (1字节) | 业务优先级 (1字节) | 吞吐率 (2字节) | 端到端延迟 (2字节) | 丢包率 (1字节) |</w:t>
      </w:r>
    </w:p>
    <w:p w14:paraId="4E52FF26">
      <w:pPr>
        <w:bidi w:val="0"/>
      </w:pPr>
      <w:r>
        <w:t xml:space="preserve">各字段含义及其取值： </w:t>
      </w:r>
    </w:p>
    <w:tbl>
      <w:tblPr>
        <w:tblStyle w:val="25"/>
        <w:tblW w:w="0" w:type="auto"/>
        <w:tblCellSpacing w:w="15" w:type="dxa"/>
        <w:tblInd w:w="7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88"/>
        <w:gridCol w:w="678"/>
        <w:gridCol w:w="6118"/>
      </w:tblGrid>
      <w:tr w14:paraId="4F79B831">
        <w:trPr>
          <w:tblHeader/>
          <w:tblCellSpacing w:w="15" w:type="dxa"/>
        </w:trPr>
        <w:tc>
          <w:tcPr>
            <w:tcW w:w="0" w:type="auto"/>
            <w:tcBorders>
              <w:top w:val="single" w:color="000000" w:sz="12" w:space="0"/>
              <w:left w:val="nil"/>
              <w:bottom w:val="single" w:color="000000" w:sz="4" w:space="0"/>
              <w:right w:val="nil"/>
              <w:tl2br w:val="nil"/>
            </w:tcBorders>
            <w:shd w:val="clear" w:color="auto" w:fill="FFFFFF"/>
            <w:vAlign w:val="center"/>
          </w:tcPr>
          <w:p w14:paraId="1EC724AB">
            <w:pPr>
              <w:pStyle w:val="47"/>
              <w:bidi w:val="0"/>
              <w:rPr>
                <w:b w:val="0"/>
                <w:color w:val="000000"/>
              </w:rPr>
            </w:pPr>
            <w:r>
              <w:rPr>
                <w:b w:val="0"/>
                <w:color w:val="000000"/>
                <w:lang w:val="en-US" w:eastAsia="zh-CN"/>
              </w:rPr>
              <w:t>字段名称</w:t>
            </w:r>
          </w:p>
        </w:tc>
        <w:tc>
          <w:tcPr>
            <w:tcW w:w="0" w:type="auto"/>
            <w:tcBorders>
              <w:top w:val="single" w:color="000000" w:sz="12" w:space="0"/>
              <w:left w:val="nil"/>
              <w:bottom w:val="single" w:color="000000" w:sz="4" w:space="0"/>
              <w:right w:val="nil"/>
            </w:tcBorders>
            <w:shd w:val="clear" w:color="auto" w:fill="FFFFFF"/>
            <w:vAlign w:val="center"/>
          </w:tcPr>
          <w:p w14:paraId="2AE3AF45">
            <w:pPr>
              <w:pStyle w:val="47"/>
              <w:bidi w:val="0"/>
              <w:rPr>
                <w:b w:val="0"/>
                <w:color w:val="000000"/>
              </w:rPr>
            </w:pPr>
            <w:r>
              <w:rPr>
                <w:b w:val="0"/>
                <w:color w:val="000000"/>
                <w:lang w:val="en-US" w:eastAsia="zh-CN"/>
              </w:rPr>
              <w:t>长度</w:t>
            </w:r>
          </w:p>
        </w:tc>
        <w:tc>
          <w:tcPr>
            <w:tcW w:w="0" w:type="auto"/>
            <w:tcBorders>
              <w:top w:val="single" w:color="000000" w:sz="12" w:space="0"/>
              <w:left w:val="nil"/>
              <w:bottom w:val="single" w:color="000000" w:sz="4" w:space="0"/>
              <w:right w:val="nil"/>
            </w:tcBorders>
            <w:shd w:val="clear" w:color="auto" w:fill="FFFFFF"/>
            <w:vAlign w:val="center"/>
          </w:tcPr>
          <w:p w14:paraId="633E772D">
            <w:pPr>
              <w:pStyle w:val="47"/>
              <w:bidi w:val="0"/>
              <w:rPr>
                <w:b w:val="0"/>
                <w:color w:val="000000"/>
              </w:rPr>
            </w:pPr>
            <w:r>
              <w:rPr>
                <w:b w:val="0"/>
                <w:color w:val="000000"/>
                <w:lang w:val="en-US" w:eastAsia="zh-CN"/>
              </w:rPr>
              <w:t>含义及取值说明</w:t>
            </w:r>
          </w:p>
        </w:tc>
      </w:tr>
      <w:tr w14:paraId="6D973A7F">
        <w:trPr>
          <w:tblCellSpacing w:w="15" w:type="dxa"/>
        </w:trPr>
        <w:tc>
          <w:tcPr>
            <w:tcW w:w="0" w:type="auto"/>
            <w:tcBorders>
              <w:top w:val="single" w:color="000000" w:sz="4" w:space="0"/>
              <w:left w:val="nil"/>
              <w:bottom w:val="nil"/>
              <w:right w:val="nil"/>
            </w:tcBorders>
            <w:shd w:val="clear" w:color="auto" w:fill="FFFFFF"/>
            <w:vAlign w:val="center"/>
          </w:tcPr>
          <w:p w14:paraId="0DA02230">
            <w:pPr>
              <w:pStyle w:val="47"/>
              <w:bidi w:val="0"/>
              <w:rPr>
                <w:b w:val="0"/>
                <w:color w:val="000000"/>
              </w:rPr>
            </w:pPr>
            <w:r>
              <w:rPr>
                <w:b w:val="0"/>
                <w:color w:val="000000"/>
                <w:lang w:val="en-US" w:eastAsia="zh-CN"/>
              </w:rPr>
              <w:t>业务流ID</w:t>
            </w:r>
          </w:p>
        </w:tc>
        <w:tc>
          <w:tcPr>
            <w:tcW w:w="0" w:type="auto"/>
            <w:tcBorders>
              <w:top w:val="single" w:color="000000" w:sz="4" w:space="0"/>
              <w:left w:val="nil"/>
              <w:bottom w:val="nil"/>
              <w:right w:val="nil"/>
            </w:tcBorders>
            <w:shd w:val="clear" w:color="auto" w:fill="FFFFFF"/>
            <w:vAlign w:val="center"/>
          </w:tcPr>
          <w:p w14:paraId="12079F1B">
            <w:pPr>
              <w:pStyle w:val="47"/>
              <w:bidi w:val="0"/>
              <w:rPr>
                <w:b w:val="0"/>
                <w:color w:val="000000"/>
              </w:rPr>
            </w:pPr>
            <w:r>
              <w:rPr>
                <w:b w:val="0"/>
                <w:color w:val="000000"/>
                <w:lang w:val="en-US" w:eastAsia="zh-CN"/>
              </w:rPr>
              <w:t>1 Byte</w:t>
            </w:r>
          </w:p>
        </w:tc>
        <w:tc>
          <w:tcPr>
            <w:tcW w:w="0" w:type="auto"/>
            <w:tcBorders>
              <w:top w:val="single" w:color="000000" w:sz="4" w:space="0"/>
              <w:left w:val="nil"/>
              <w:bottom w:val="nil"/>
              <w:right w:val="nil"/>
            </w:tcBorders>
            <w:shd w:val="clear" w:color="auto" w:fill="FFFFFF"/>
            <w:vAlign w:val="center"/>
          </w:tcPr>
          <w:p w14:paraId="3E6340C7">
            <w:pPr>
              <w:pStyle w:val="47"/>
              <w:bidi w:val="0"/>
              <w:rPr>
                <w:b w:val="0"/>
                <w:color w:val="000000"/>
              </w:rPr>
            </w:pPr>
            <w:r>
              <w:rPr>
                <w:b w:val="0"/>
                <w:color w:val="000000"/>
                <w:lang w:val="en-US" w:eastAsia="zh-CN"/>
              </w:rPr>
              <w:t>用于唯一标识一次会话或数据流（0~254）。</w:t>
            </w:r>
          </w:p>
        </w:tc>
      </w:tr>
      <w:tr w14:paraId="77D50C8C">
        <w:trPr>
          <w:tblCellSpacing w:w="15" w:type="dxa"/>
        </w:trPr>
        <w:tc>
          <w:tcPr>
            <w:tcW w:w="0" w:type="auto"/>
            <w:tcBorders>
              <w:top w:val="nil"/>
              <w:left w:val="nil"/>
              <w:bottom w:val="nil"/>
              <w:right w:val="nil"/>
            </w:tcBorders>
            <w:shd w:val="clear" w:color="auto" w:fill="FFFFFF"/>
            <w:vAlign w:val="center"/>
          </w:tcPr>
          <w:p w14:paraId="377EE41F">
            <w:pPr>
              <w:pStyle w:val="47"/>
              <w:bidi w:val="0"/>
              <w:rPr>
                <w:b w:val="0"/>
                <w:color w:val="000000"/>
              </w:rPr>
            </w:pPr>
            <w:r>
              <w:rPr>
                <w:b w:val="0"/>
                <w:color w:val="000000"/>
                <w:lang w:val="en-US" w:eastAsia="zh-CN"/>
              </w:rPr>
              <w:t>源节点ID</w:t>
            </w:r>
          </w:p>
        </w:tc>
        <w:tc>
          <w:tcPr>
            <w:tcW w:w="0" w:type="auto"/>
            <w:tcBorders>
              <w:top w:val="nil"/>
              <w:left w:val="nil"/>
              <w:bottom w:val="nil"/>
              <w:right w:val="nil"/>
            </w:tcBorders>
            <w:shd w:val="clear" w:color="auto" w:fill="FFFFFF"/>
            <w:vAlign w:val="center"/>
          </w:tcPr>
          <w:p w14:paraId="70BFA073">
            <w:pPr>
              <w:pStyle w:val="47"/>
              <w:bidi w:val="0"/>
              <w:rPr>
                <w:b w:val="0"/>
                <w:color w:val="000000"/>
              </w:rPr>
            </w:pPr>
            <w:r>
              <w:rPr>
                <w:b w:val="0"/>
                <w:color w:val="000000"/>
                <w:lang w:val="en-US" w:eastAsia="zh-CN"/>
              </w:rPr>
              <w:t>1 Byte</w:t>
            </w:r>
          </w:p>
        </w:tc>
        <w:tc>
          <w:tcPr>
            <w:tcW w:w="0" w:type="auto"/>
            <w:tcBorders>
              <w:top w:val="nil"/>
              <w:left w:val="nil"/>
              <w:bottom w:val="nil"/>
              <w:right w:val="nil"/>
            </w:tcBorders>
            <w:shd w:val="clear" w:color="auto" w:fill="FFFFFF"/>
            <w:vAlign w:val="center"/>
          </w:tcPr>
          <w:p w14:paraId="6EB496FE">
            <w:pPr>
              <w:pStyle w:val="47"/>
              <w:bidi w:val="0"/>
              <w:rPr>
                <w:b w:val="0"/>
                <w:color w:val="000000"/>
              </w:rPr>
            </w:pPr>
            <w:r>
              <w:rPr>
                <w:b w:val="0"/>
                <w:color w:val="000000"/>
                <w:lang w:val="en-US" w:eastAsia="zh-CN"/>
              </w:rPr>
              <w:t>业务发起方的节点标识。</w:t>
            </w:r>
          </w:p>
        </w:tc>
      </w:tr>
      <w:tr w14:paraId="660484C2">
        <w:trPr>
          <w:tblCellSpacing w:w="15" w:type="dxa"/>
        </w:trPr>
        <w:tc>
          <w:tcPr>
            <w:tcW w:w="0" w:type="auto"/>
            <w:tcBorders>
              <w:top w:val="nil"/>
              <w:left w:val="nil"/>
              <w:bottom w:val="nil"/>
              <w:right w:val="nil"/>
            </w:tcBorders>
            <w:shd w:val="clear" w:color="auto" w:fill="FFFFFF"/>
            <w:vAlign w:val="center"/>
          </w:tcPr>
          <w:p w14:paraId="76CDAF31">
            <w:pPr>
              <w:pStyle w:val="47"/>
              <w:bidi w:val="0"/>
              <w:rPr>
                <w:b w:val="0"/>
                <w:color w:val="000000"/>
              </w:rPr>
            </w:pPr>
            <w:r>
              <w:rPr>
                <w:b w:val="0"/>
                <w:color w:val="000000"/>
                <w:lang w:val="en-US" w:eastAsia="zh-CN"/>
              </w:rPr>
              <w:t>目的节点ID</w:t>
            </w:r>
          </w:p>
        </w:tc>
        <w:tc>
          <w:tcPr>
            <w:tcW w:w="0" w:type="auto"/>
            <w:tcBorders>
              <w:top w:val="nil"/>
              <w:left w:val="nil"/>
              <w:bottom w:val="nil"/>
              <w:right w:val="nil"/>
            </w:tcBorders>
            <w:shd w:val="clear" w:color="auto" w:fill="FFFFFF"/>
            <w:vAlign w:val="center"/>
          </w:tcPr>
          <w:p w14:paraId="2B1980A8">
            <w:pPr>
              <w:pStyle w:val="47"/>
              <w:bidi w:val="0"/>
              <w:rPr>
                <w:b w:val="0"/>
                <w:color w:val="000000"/>
              </w:rPr>
            </w:pPr>
            <w:r>
              <w:rPr>
                <w:b w:val="0"/>
                <w:color w:val="000000"/>
                <w:lang w:val="en-US" w:eastAsia="zh-CN"/>
              </w:rPr>
              <w:t>1 Byte</w:t>
            </w:r>
          </w:p>
        </w:tc>
        <w:tc>
          <w:tcPr>
            <w:tcW w:w="0" w:type="auto"/>
            <w:tcBorders>
              <w:top w:val="nil"/>
              <w:left w:val="nil"/>
              <w:bottom w:val="nil"/>
              <w:right w:val="nil"/>
            </w:tcBorders>
            <w:shd w:val="clear" w:color="auto" w:fill="FFFFFF"/>
            <w:vAlign w:val="center"/>
          </w:tcPr>
          <w:p w14:paraId="367640F0">
            <w:pPr>
              <w:pStyle w:val="47"/>
              <w:bidi w:val="0"/>
              <w:rPr>
                <w:b w:val="0"/>
                <w:color w:val="000000"/>
              </w:rPr>
            </w:pPr>
            <w:r>
              <w:rPr>
                <w:b w:val="0"/>
                <w:color w:val="000000"/>
                <w:lang w:val="en-US" w:eastAsia="zh-CN"/>
              </w:rPr>
              <w:t>业务接收方的节点标识。</w:t>
            </w:r>
          </w:p>
        </w:tc>
      </w:tr>
      <w:tr w14:paraId="094F8FB7">
        <w:trPr>
          <w:tblCellSpacing w:w="15" w:type="dxa"/>
        </w:trPr>
        <w:tc>
          <w:tcPr>
            <w:tcW w:w="0" w:type="auto"/>
            <w:tcBorders>
              <w:top w:val="nil"/>
              <w:left w:val="nil"/>
              <w:bottom w:val="nil"/>
              <w:right w:val="nil"/>
            </w:tcBorders>
            <w:shd w:val="clear" w:color="auto" w:fill="FFFFFF"/>
            <w:vAlign w:val="center"/>
          </w:tcPr>
          <w:p w14:paraId="1C5BD44D">
            <w:pPr>
              <w:pStyle w:val="47"/>
              <w:bidi w:val="0"/>
              <w:rPr>
                <w:b w:val="0"/>
                <w:color w:val="000000"/>
              </w:rPr>
            </w:pPr>
            <w:r>
              <w:rPr>
                <w:b w:val="0"/>
                <w:color w:val="000000"/>
                <w:lang w:val="en-US" w:eastAsia="zh-CN"/>
              </w:rPr>
              <w:t>业务优先级</w:t>
            </w:r>
          </w:p>
        </w:tc>
        <w:tc>
          <w:tcPr>
            <w:tcW w:w="0" w:type="auto"/>
            <w:tcBorders>
              <w:top w:val="nil"/>
              <w:left w:val="nil"/>
              <w:bottom w:val="nil"/>
              <w:right w:val="nil"/>
            </w:tcBorders>
            <w:shd w:val="clear" w:color="auto" w:fill="FFFFFF"/>
            <w:vAlign w:val="center"/>
          </w:tcPr>
          <w:p w14:paraId="2F8BACFE">
            <w:pPr>
              <w:pStyle w:val="47"/>
              <w:bidi w:val="0"/>
              <w:rPr>
                <w:b w:val="0"/>
                <w:color w:val="000000"/>
              </w:rPr>
            </w:pPr>
            <w:r>
              <w:rPr>
                <w:b w:val="0"/>
                <w:color w:val="000000"/>
                <w:lang w:val="en-US" w:eastAsia="zh-CN"/>
              </w:rPr>
              <w:t>1 Byte</w:t>
            </w:r>
          </w:p>
        </w:tc>
        <w:tc>
          <w:tcPr>
            <w:tcW w:w="0" w:type="auto"/>
            <w:tcBorders>
              <w:top w:val="nil"/>
              <w:left w:val="nil"/>
              <w:bottom w:val="nil"/>
              <w:right w:val="nil"/>
            </w:tcBorders>
            <w:shd w:val="clear" w:color="auto" w:fill="FFFFFF"/>
            <w:vAlign w:val="center"/>
          </w:tcPr>
          <w:p w14:paraId="59600703">
            <w:pPr>
              <w:pStyle w:val="47"/>
              <w:bidi w:val="0"/>
              <w:rPr>
                <w:b w:val="0"/>
                <w:color w:val="000000"/>
              </w:rPr>
            </w:pPr>
            <w:r>
              <w:rPr>
                <w:b w:val="0"/>
                <w:color w:val="000000"/>
                <w:lang w:val="en-US" w:eastAsia="zh-CN"/>
              </w:rPr>
              <w:t>1: 最高优先级(指控流)；2: 中等优先级(遥测流)；3: 低优先级(视频流)。</w:t>
            </w:r>
          </w:p>
        </w:tc>
      </w:tr>
      <w:tr w14:paraId="488169E4">
        <w:trPr>
          <w:tblCellSpacing w:w="15" w:type="dxa"/>
        </w:trPr>
        <w:tc>
          <w:tcPr>
            <w:tcW w:w="0" w:type="auto"/>
            <w:tcBorders>
              <w:top w:val="nil"/>
              <w:left w:val="nil"/>
              <w:bottom w:val="nil"/>
              <w:right w:val="nil"/>
            </w:tcBorders>
            <w:shd w:val="clear" w:color="auto" w:fill="FFFFFF"/>
            <w:vAlign w:val="center"/>
          </w:tcPr>
          <w:p w14:paraId="3D8A66C4">
            <w:pPr>
              <w:pStyle w:val="47"/>
              <w:bidi w:val="0"/>
              <w:rPr>
                <w:b w:val="0"/>
                <w:color w:val="000000"/>
              </w:rPr>
            </w:pPr>
            <w:r>
              <w:rPr>
                <w:b w:val="0"/>
                <w:color w:val="000000"/>
                <w:lang w:val="en-US" w:eastAsia="zh-CN"/>
              </w:rPr>
              <w:t>吞吐率</w:t>
            </w:r>
          </w:p>
        </w:tc>
        <w:tc>
          <w:tcPr>
            <w:tcW w:w="0" w:type="auto"/>
            <w:tcBorders>
              <w:top w:val="nil"/>
              <w:left w:val="nil"/>
              <w:bottom w:val="nil"/>
              <w:right w:val="nil"/>
            </w:tcBorders>
            <w:shd w:val="clear" w:color="auto" w:fill="FFFFFF"/>
            <w:vAlign w:val="center"/>
          </w:tcPr>
          <w:p w14:paraId="6E76FF03">
            <w:pPr>
              <w:pStyle w:val="47"/>
              <w:bidi w:val="0"/>
              <w:rPr>
                <w:b w:val="0"/>
                <w:color w:val="000000"/>
              </w:rPr>
            </w:pPr>
            <w:r>
              <w:rPr>
                <w:b w:val="0"/>
                <w:color w:val="000000"/>
                <w:lang w:val="en-US" w:eastAsia="zh-CN"/>
              </w:rPr>
              <w:t>2 Bytes</w:t>
            </w:r>
          </w:p>
        </w:tc>
        <w:tc>
          <w:tcPr>
            <w:tcW w:w="0" w:type="auto"/>
            <w:tcBorders>
              <w:top w:val="nil"/>
              <w:left w:val="nil"/>
              <w:bottom w:val="nil"/>
              <w:right w:val="nil"/>
            </w:tcBorders>
            <w:shd w:val="clear" w:color="auto" w:fill="FFFFFF"/>
            <w:vAlign w:val="center"/>
          </w:tcPr>
          <w:p w14:paraId="02E3BB34">
            <w:pPr>
              <w:pStyle w:val="47"/>
              <w:bidi w:val="0"/>
              <w:rPr>
                <w:b w:val="0"/>
                <w:color w:val="000000"/>
              </w:rPr>
            </w:pPr>
            <w:r>
              <w:rPr>
                <w:b w:val="0"/>
                <w:color w:val="000000"/>
                <w:lang w:val="en-US" w:eastAsia="zh-CN"/>
              </w:rPr>
              <w:t>当前业务流的实际接收吞吐率，单位 kbps。</w:t>
            </w:r>
          </w:p>
        </w:tc>
      </w:tr>
      <w:tr w14:paraId="2A5C2368">
        <w:trPr>
          <w:tblCellSpacing w:w="15" w:type="dxa"/>
        </w:trPr>
        <w:tc>
          <w:tcPr>
            <w:tcW w:w="0" w:type="auto"/>
            <w:tcBorders>
              <w:top w:val="nil"/>
              <w:left w:val="nil"/>
              <w:bottom w:val="nil"/>
              <w:right w:val="nil"/>
            </w:tcBorders>
            <w:shd w:val="clear" w:color="auto" w:fill="FFFFFF"/>
            <w:vAlign w:val="center"/>
          </w:tcPr>
          <w:p w14:paraId="2D993378">
            <w:pPr>
              <w:pStyle w:val="47"/>
              <w:bidi w:val="0"/>
              <w:rPr>
                <w:b w:val="0"/>
                <w:color w:val="000000"/>
              </w:rPr>
            </w:pPr>
            <w:r>
              <w:rPr>
                <w:b w:val="0"/>
                <w:color w:val="000000"/>
                <w:lang w:val="en-US" w:eastAsia="zh-CN"/>
              </w:rPr>
              <w:t>端到端延迟</w:t>
            </w:r>
          </w:p>
        </w:tc>
        <w:tc>
          <w:tcPr>
            <w:tcW w:w="0" w:type="auto"/>
            <w:tcBorders>
              <w:top w:val="nil"/>
              <w:left w:val="nil"/>
              <w:bottom w:val="nil"/>
              <w:right w:val="nil"/>
            </w:tcBorders>
            <w:shd w:val="clear" w:color="auto" w:fill="FFFFFF"/>
            <w:vAlign w:val="center"/>
          </w:tcPr>
          <w:p w14:paraId="39AADF41">
            <w:pPr>
              <w:pStyle w:val="47"/>
              <w:bidi w:val="0"/>
              <w:rPr>
                <w:b w:val="0"/>
                <w:color w:val="000000"/>
              </w:rPr>
            </w:pPr>
            <w:r>
              <w:rPr>
                <w:b w:val="0"/>
                <w:color w:val="000000"/>
                <w:lang w:val="en-US" w:eastAsia="zh-CN"/>
              </w:rPr>
              <w:t>2 Bytes</w:t>
            </w:r>
          </w:p>
        </w:tc>
        <w:tc>
          <w:tcPr>
            <w:tcW w:w="0" w:type="auto"/>
            <w:tcBorders>
              <w:top w:val="nil"/>
              <w:left w:val="nil"/>
              <w:bottom w:val="nil"/>
              <w:right w:val="nil"/>
            </w:tcBorders>
            <w:shd w:val="clear" w:color="auto" w:fill="FFFFFF"/>
            <w:vAlign w:val="center"/>
          </w:tcPr>
          <w:p w14:paraId="161F293C">
            <w:pPr>
              <w:pStyle w:val="47"/>
              <w:bidi w:val="0"/>
              <w:rPr>
                <w:b w:val="0"/>
                <w:color w:val="000000"/>
              </w:rPr>
            </w:pPr>
            <w:r>
              <w:rPr>
                <w:b w:val="0"/>
                <w:color w:val="000000"/>
                <w:lang w:val="en-US" w:eastAsia="zh-CN"/>
              </w:rPr>
              <w:t>业务流数据包的平均端到端延迟，单位 ms。</w:t>
            </w:r>
          </w:p>
        </w:tc>
      </w:tr>
      <w:tr w14:paraId="103A374F">
        <w:trPr>
          <w:tblCellSpacing w:w="15" w:type="dxa"/>
        </w:trPr>
        <w:tc>
          <w:tcPr>
            <w:tcW w:w="0" w:type="auto"/>
            <w:tcBorders>
              <w:top w:val="nil"/>
              <w:left w:val="nil"/>
              <w:bottom w:val="single" w:color="000000" w:sz="12" w:space="0"/>
              <w:right w:val="nil"/>
            </w:tcBorders>
            <w:shd w:val="clear" w:color="auto" w:fill="FFFFFF"/>
            <w:vAlign w:val="center"/>
          </w:tcPr>
          <w:p w14:paraId="4B314D1C">
            <w:pPr>
              <w:pStyle w:val="47"/>
              <w:bidi w:val="0"/>
              <w:rPr>
                <w:b w:val="0"/>
                <w:color w:val="000000"/>
              </w:rPr>
            </w:pPr>
            <w:r>
              <w:rPr>
                <w:b w:val="0"/>
                <w:color w:val="000000"/>
                <w:lang w:val="en-US" w:eastAsia="zh-CN"/>
              </w:rPr>
              <w:t>丢包率</w:t>
            </w:r>
          </w:p>
        </w:tc>
        <w:tc>
          <w:tcPr>
            <w:tcW w:w="0" w:type="auto"/>
            <w:tcBorders>
              <w:top w:val="nil"/>
              <w:left w:val="nil"/>
              <w:bottom w:val="single" w:color="000000" w:sz="12" w:space="0"/>
              <w:right w:val="nil"/>
            </w:tcBorders>
            <w:shd w:val="clear" w:color="auto" w:fill="FFFFFF"/>
            <w:vAlign w:val="center"/>
          </w:tcPr>
          <w:p w14:paraId="5F7B6A62">
            <w:pPr>
              <w:pStyle w:val="47"/>
              <w:bidi w:val="0"/>
              <w:rPr>
                <w:b w:val="0"/>
                <w:color w:val="000000"/>
              </w:rPr>
            </w:pPr>
            <w:r>
              <w:rPr>
                <w:b w:val="0"/>
                <w:color w:val="000000"/>
                <w:lang w:val="en-US" w:eastAsia="zh-CN"/>
              </w:rPr>
              <w:t>1 Byte</w:t>
            </w:r>
          </w:p>
        </w:tc>
        <w:tc>
          <w:tcPr>
            <w:tcW w:w="0" w:type="auto"/>
            <w:tcBorders>
              <w:top w:val="nil"/>
              <w:left w:val="nil"/>
              <w:bottom w:val="single" w:color="000000" w:sz="12" w:space="0"/>
              <w:right w:val="nil"/>
            </w:tcBorders>
            <w:shd w:val="clear" w:color="auto" w:fill="FFFFFF"/>
            <w:vAlign w:val="center"/>
          </w:tcPr>
          <w:p w14:paraId="71E181BC">
            <w:pPr>
              <w:pStyle w:val="47"/>
              <w:bidi w:val="0"/>
              <w:rPr>
                <w:b w:val="0"/>
                <w:color w:val="000000"/>
              </w:rPr>
            </w:pPr>
            <w:r>
              <w:rPr>
                <w:b w:val="0"/>
                <w:color w:val="000000"/>
                <w:lang w:val="en-US" w:eastAsia="zh-CN"/>
              </w:rPr>
              <w:t>当前统计窗口内的丢包率，映射为 0~100 的整数（百分比）。</w:t>
            </w:r>
          </w:p>
        </w:tc>
      </w:tr>
    </w:tbl>
    <w:p w14:paraId="6EDCB949">
      <w:pPr>
        <w:bidi w:val="0"/>
      </w:pPr>
    </w:p>
    <w:p w14:paraId="0D4EFBAE">
      <w:pPr>
        <w:pStyle w:val="4"/>
        <w:bidi w:val="0"/>
      </w:pPr>
      <w:bookmarkStart w:id="64" w:name="_Toc28855"/>
      <w:r>
        <w:t>路由与拓扑管理模型</w:t>
      </w:r>
      <w:bookmarkEnd w:id="64"/>
    </w:p>
    <w:p w14:paraId="3051AFE9">
      <w:pPr>
        <w:bidi w:val="0"/>
      </w:pPr>
      <w:r>
        <w:t>该维度负责维护高动态环境下的网络连通性，监控底层链路质量。</w:t>
      </w:r>
    </w:p>
    <w:p w14:paraId="308409B8">
      <w:pPr>
        <w:bidi w:val="0"/>
      </w:pPr>
      <w:r>
        <w:rPr>
          <w:rFonts w:hint="eastAsia"/>
          <w:lang w:val="en-US" w:eastAsia="zh-CN"/>
        </w:rPr>
        <w:t>6</w:t>
      </w:r>
      <w:r>
        <w:t>. 局部拓扑与邻居模型 (Type = 0x30)</w:t>
      </w:r>
    </w:p>
    <w:p w14:paraId="689D006D">
      <w:pPr>
        <w:bidi w:val="0"/>
      </w:pPr>
      <w:r>
        <w:t>交互形式：事件触发。</w:t>
      </w:r>
    </w:p>
    <w:p w14:paraId="3070AF37">
      <w:pPr>
        <w:bidi w:val="0"/>
      </w:pPr>
      <w:r>
        <w:t>功能：提供节点当前维持双向通信的簇内一跳邻居列表。</w:t>
      </w:r>
    </w:p>
    <w:p w14:paraId="2942B993">
      <w:pPr>
        <w:bidi w:val="0"/>
      </w:pPr>
      <w:r>
        <w:t>处理规则：仅在节点的邻居表发生实质性变更（新增或删除邻居）时触发上报，避免无意义的周期性全量拓扑泛洪。</w:t>
      </w:r>
    </w:p>
    <w:p w14:paraId="07FFD1E6">
      <w:pPr>
        <w:bidi w:val="0"/>
      </w:pPr>
      <w:r>
        <w:t>具体格式 (7 字节)：</w:t>
      </w:r>
    </w:p>
    <w:p w14:paraId="645E9D87">
      <w:pPr>
        <w:bidi w:val="0"/>
      </w:pPr>
      <w:commentRangeStart w:id="6"/>
      <w:r>
        <w:t>| Type (1字节) | 报告节点ID (1字节) | 邻居总数 (1字节) | 邻居1 ID (1字节) | 邻居2 ID (1字节) | 邻居3 ID (1字节) | 邻居4 ID (1字节) |</w:t>
      </w:r>
      <w:commentRangeEnd w:id="6"/>
      <w:r>
        <w:commentReference w:id="6"/>
      </w:r>
    </w:p>
    <w:p w14:paraId="21581507">
      <w:pPr>
        <w:bidi w:val="0"/>
      </w:pPr>
      <w:r>
        <w:t xml:space="preserve">各字段含义及其取值： </w:t>
      </w:r>
    </w:p>
    <w:tbl>
      <w:tblPr>
        <w:tblStyle w:val="25"/>
        <w:tblW w:w="0" w:type="auto"/>
        <w:tblCellSpacing w:w="15" w:type="dxa"/>
        <w:tblInd w:w="7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90"/>
        <w:gridCol w:w="696"/>
        <w:gridCol w:w="2660"/>
      </w:tblGrid>
      <w:tr w14:paraId="60E700E5">
        <w:trPr>
          <w:tblHeader/>
          <w:tblCellSpacing w:w="15" w:type="dxa"/>
        </w:trPr>
        <w:tc>
          <w:tcPr>
            <w:tcW w:w="0" w:type="auto"/>
            <w:tcBorders>
              <w:top w:val="single" w:color="000000" w:sz="12" w:space="0"/>
              <w:left w:val="nil"/>
              <w:bottom w:val="single" w:color="000000" w:sz="4" w:space="0"/>
              <w:right w:val="nil"/>
              <w:tl2br w:val="nil"/>
            </w:tcBorders>
            <w:shd w:val="clear" w:color="auto" w:fill="FFFFFF"/>
            <w:vAlign w:val="center"/>
          </w:tcPr>
          <w:p w14:paraId="5784AB9E">
            <w:pPr>
              <w:pStyle w:val="47"/>
              <w:bidi w:val="0"/>
              <w:rPr>
                <w:b w:val="0"/>
                <w:color w:val="000000"/>
              </w:rPr>
            </w:pPr>
            <w:r>
              <w:rPr>
                <w:b w:val="0"/>
                <w:color w:val="000000"/>
                <w:lang w:val="en-US" w:eastAsia="zh-CN"/>
              </w:rPr>
              <w:t>字段名称</w:t>
            </w:r>
          </w:p>
        </w:tc>
        <w:tc>
          <w:tcPr>
            <w:tcW w:w="0" w:type="auto"/>
            <w:tcBorders>
              <w:top w:val="single" w:color="000000" w:sz="12" w:space="0"/>
              <w:left w:val="nil"/>
              <w:bottom w:val="single" w:color="000000" w:sz="4" w:space="0"/>
              <w:right w:val="nil"/>
            </w:tcBorders>
            <w:shd w:val="clear" w:color="auto" w:fill="FFFFFF"/>
            <w:vAlign w:val="center"/>
          </w:tcPr>
          <w:p w14:paraId="08EE274A">
            <w:pPr>
              <w:pStyle w:val="47"/>
              <w:bidi w:val="0"/>
              <w:rPr>
                <w:b w:val="0"/>
                <w:color w:val="000000"/>
              </w:rPr>
            </w:pPr>
            <w:r>
              <w:rPr>
                <w:b w:val="0"/>
                <w:color w:val="000000"/>
                <w:lang w:val="en-US" w:eastAsia="zh-CN"/>
              </w:rPr>
              <w:t>长度</w:t>
            </w:r>
          </w:p>
        </w:tc>
        <w:tc>
          <w:tcPr>
            <w:tcW w:w="0" w:type="auto"/>
            <w:tcBorders>
              <w:top w:val="single" w:color="000000" w:sz="12" w:space="0"/>
              <w:left w:val="nil"/>
              <w:bottom w:val="single" w:color="000000" w:sz="4" w:space="0"/>
              <w:right w:val="nil"/>
            </w:tcBorders>
            <w:shd w:val="clear" w:color="auto" w:fill="FFFFFF"/>
            <w:vAlign w:val="center"/>
          </w:tcPr>
          <w:p w14:paraId="69CDA3DC">
            <w:pPr>
              <w:pStyle w:val="47"/>
              <w:bidi w:val="0"/>
              <w:rPr>
                <w:b w:val="0"/>
                <w:color w:val="000000"/>
              </w:rPr>
            </w:pPr>
            <w:r>
              <w:rPr>
                <w:b w:val="0"/>
                <w:color w:val="000000"/>
                <w:lang w:val="en-US" w:eastAsia="zh-CN"/>
              </w:rPr>
              <w:t>含义及取值说明</w:t>
            </w:r>
          </w:p>
        </w:tc>
      </w:tr>
      <w:tr w14:paraId="6AA54270">
        <w:trPr>
          <w:tblCellSpacing w:w="15" w:type="dxa"/>
        </w:trPr>
        <w:tc>
          <w:tcPr>
            <w:tcW w:w="0" w:type="auto"/>
            <w:tcBorders>
              <w:top w:val="single" w:color="000000" w:sz="4" w:space="0"/>
              <w:left w:val="nil"/>
              <w:bottom w:val="nil"/>
              <w:right w:val="nil"/>
            </w:tcBorders>
            <w:shd w:val="clear" w:color="auto" w:fill="FFFFFF"/>
            <w:vAlign w:val="center"/>
          </w:tcPr>
          <w:p w14:paraId="59D30C4A">
            <w:pPr>
              <w:pStyle w:val="47"/>
              <w:bidi w:val="0"/>
              <w:rPr>
                <w:b w:val="0"/>
                <w:color w:val="000000"/>
              </w:rPr>
            </w:pPr>
            <w:r>
              <w:rPr>
                <w:b w:val="0"/>
                <w:color w:val="000000"/>
                <w:lang w:val="en-US" w:eastAsia="zh-CN"/>
              </w:rPr>
              <w:t>报告节点ID</w:t>
            </w:r>
          </w:p>
        </w:tc>
        <w:tc>
          <w:tcPr>
            <w:tcW w:w="0" w:type="auto"/>
            <w:tcBorders>
              <w:top w:val="single" w:color="000000" w:sz="4" w:space="0"/>
              <w:left w:val="nil"/>
              <w:bottom w:val="nil"/>
              <w:right w:val="nil"/>
            </w:tcBorders>
            <w:shd w:val="clear" w:color="auto" w:fill="FFFFFF"/>
            <w:vAlign w:val="center"/>
          </w:tcPr>
          <w:p w14:paraId="451694CB">
            <w:pPr>
              <w:pStyle w:val="47"/>
              <w:bidi w:val="0"/>
              <w:rPr>
                <w:b w:val="0"/>
                <w:color w:val="000000"/>
              </w:rPr>
            </w:pPr>
            <w:r>
              <w:rPr>
                <w:b w:val="0"/>
                <w:color w:val="000000"/>
                <w:lang w:val="en-US" w:eastAsia="zh-CN"/>
              </w:rPr>
              <w:t>1 Byte</w:t>
            </w:r>
          </w:p>
        </w:tc>
        <w:tc>
          <w:tcPr>
            <w:tcW w:w="0" w:type="auto"/>
            <w:tcBorders>
              <w:top w:val="single" w:color="000000" w:sz="4" w:space="0"/>
              <w:left w:val="nil"/>
              <w:bottom w:val="nil"/>
              <w:right w:val="nil"/>
            </w:tcBorders>
            <w:shd w:val="clear" w:color="auto" w:fill="FFFFFF"/>
            <w:vAlign w:val="center"/>
          </w:tcPr>
          <w:p w14:paraId="69B145A8">
            <w:pPr>
              <w:pStyle w:val="47"/>
              <w:bidi w:val="0"/>
              <w:rPr>
                <w:b w:val="0"/>
                <w:color w:val="000000"/>
              </w:rPr>
            </w:pPr>
            <w:r>
              <w:rPr>
                <w:b w:val="0"/>
                <w:color w:val="000000"/>
                <w:lang w:val="en-US" w:eastAsia="zh-CN"/>
              </w:rPr>
              <w:t>拓扑视图的拥有者节点ID。</w:t>
            </w:r>
          </w:p>
        </w:tc>
      </w:tr>
      <w:tr w14:paraId="179AB284">
        <w:trPr>
          <w:tblCellSpacing w:w="15" w:type="dxa"/>
        </w:trPr>
        <w:tc>
          <w:tcPr>
            <w:tcW w:w="0" w:type="auto"/>
            <w:tcBorders>
              <w:top w:val="nil"/>
              <w:left w:val="nil"/>
              <w:bottom w:val="nil"/>
              <w:right w:val="nil"/>
            </w:tcBorders>
            <w:shd w:val="clear" w:color="auto" w:fill="FFFFFF"/>
            <w:vAlign w:val="center"/>
          </w:tcPr>
          <w:p w14:paraId="64D0D9F9">
            <w:pPr>
              <w:pStyle w:val="47"/>
              <w:bidi w:val="0"/>
              <w:rPr>
                <w:b w:val="0"/>
                <w:color w:val="000000"/>
              </w:rPr>
            </w:pPr>
            <w:r>
              <w:rPr>
                <w:b w:val="0"/>
                <w:color w:val="000000"/>
                <w:lang w:val="en-US" w:eastAsia="zh-CN"/>
              </w:rPr>
              <w:t>邻居总数</w:t>
            </w:r>
          </w:p>
        </w:tc>
        <w:tc>
          <w:tcPr>
            <w:tcW w:w="0" w:type="auto"/>
            <w:tcBorders>
              <w:top w:val="nil"/>
              <w:left w:val="nil"/>
              <w:bottom w:val="nil"/>
              <w:right w:val="nil"/>
            </w:tcBorders>
            <w:shd w:val="clear" w:color="auto" w:fill="FFFFFF"/>
            <w:vAlign w:val="center"/>
          </w:tcPr>
          <w:p w14:paraId="3E26421E">
            <w:pPr>
              <w:pStyle w:val="47"/>
              <w:bidi w:val="0"/>
              <w:rPr>
                <w:b w:val="0"/>
                <w:color w:val="000000"/>
              </w:rPr>
            </w:pPr>
            <w:r>
              <w:rPr>
                <w:b w:val="0"/>
                <w:color w:val="000000"/>
                <w:lang w:val="en-US" w:eastAsia="zh-CN"/>
              </w:rPr>
              <w:t>1 Byte</w:t>
            </w:r>
          </w:p>
        </w:tc>
        <w:tc>
          <w:tcPr>
            <w:tcW w:w="0" w:type="auto"/>
            <w:tcBorders>
              <w:top w:val="nil"/>
              <w:left w:val="nil"/>
              <w:bottom w:val="nil"/>
              <w:right w:val="nil"/>
            </w:tcBorders>
            <w:shd w:val="clear" w:color="auto" w:fill="FFFFFF"/>
            <w:vAlign w:val="center"/>
          </w:tcPr>
          <w:p w14:paraId="23921D7A">
            <w:pPr>
              <w:pStyle w:val="47"/>
              <w:bidi w:val="0"/>
              <w:rPr>
                <w:b w:val="0"/>
                <w:color w:val="000000"/>
              </w:rPr>
            </w:pPr>
            <w:r>
              <w:rPr>
                <w:b w:val="0"/>
                <w:color w:val="000000"/>
                <w:lang w:val="en-US" w:eastAsia="zh-CN"/>
              </w:rPr>
              <w:t>当前有效的一跳邻居数量。</w:t>
            </w:r>
          </w:p>
        </w:tc>
      </w:tr>
      <w:tr w14:paraId="6CA16750">
        <w:trPr>
          <w:tblCellSpacing w:w="15" w:type="dxa"/>
        </w:trPr>
        <w:tc>
          <w:tcPr>
            <w:tcW w:w="0" w:type="auto"/>
            <w:tcBorders>
              <w:top w:val="nil"/>
              <w:left w:val="nil"/>
              <w:bottom w:val="single" w:color="000000" w:sz="12" w:space="0"/>
              <w:right w:val="nil"/>
            </w:tcBorders>
            <w:shd w:val="clear" w:color="auto" w:fill="FFFFFF"/>
            <w:vAlign w:val="center"/>
          </w:tcPr>
          <w:p w14:paraId="508096CA">
            <w:pPr>
              <w:pStyle w:val="47"/>
              <w:bidi w:val="0"/>
              <w:rPr>
                <w:b w:val="0"/>
                <w:color w:val="000000"/>
              </w:rPr>
            </w:pPr>
            <w:r>
              <w:rPr>
                <w:b w:val="0"/>
                <w:color w:val="000000"/>
                <w:lang w:val="en-US" w:eastAsia="zh-CN"/>
              </w:rPr>
              <w:t>邻居ID</w:t>
            </w:r>
          </w:p>
        </w:tc>
        <w:tc>
          <w:tcPr>
            <w:tcW w:w="0" w:type="auto"/>
            <w:tcBorders>
              <w:top w:val="nil"/>
              <w:left w:val="nil"/>
              <w:bottom w:val="single" w:color="000000" w:sz="12" w:space="0"/>
              <w:right w:val="nil"/>
            </w:tcBorders>
            <w:shd w:val="clear" w:color="auto" w:fill="FFFFFF"/>
            <w:vAlign w:val="center"/>
          </w:tcPr>
          <w:p w14:paraId="1A763B95">
            <w:pPr>
              <w:pStyle w:val="47"/>
              <w:bidi w:val="0"/>
              <w:rPr>
                <w:b w:val="0"/>
                <w:color w:val="000000"/>
              </w:rPr>
            </w:pPr>
            <w:r>
              <w:rPr>
                <w:b w:val="0"/>
                <w:color w:val="000000"/>
                <w:lang w:val="en-US" w:eastAsia="zh-CN"/>
              </w:rPr>
              <w:t>4 Bytes</w:t>
            </w:r>
          </w:p>
        </w:tc>
        <w:tc>
          <w:tcPr>
            <w:tcW w:w="0" w:type="auto"/>
            <w:tcBorders>
              <w:top w:val="nil"/>
              <w:left w:val="nil"/>
              <w:bottom w:val="single" w:color="000000" w:sz="12" w:space="0"/>
              <w:right w:val="nil"/>
            </w:tcBorders>
            <w:shd w:val="clear" w:color="auto" w:fill="FFFFFF"/>
            <w:vAlign w:val="center"/>
          </w:tcPr>
          <w:p w14:paraId="78CD3839">
            <w:pPr>
              <w:pStyle w:val="47"/>
              <w:bidi w:val="0"/>
              <w:rPr>
                <w:b w:val="0"/>
                <w:color w:val="000000"/>
              </w:rPr>
            </w:pPr>
            <w:r>
              <w:rPr>
                <w:b w:val="0"/>
                <w:color w:val="000000"/>
                <w:lang w:val="en-US" w:eastAsia="zh-CN"/>
              </w:rPr>
              <w:t>分别记录邻居节点的ID。</w:t>
            </w:r>
          </w:p>
        </w:tc>
      </w:tr>
    </w:tbl>
    <w:p w14:paraId="0CF916C2">
      <w:pPr>
        <w:bidi w:val="0"/>
      </w:pPr>
    </w:p>
    <w:p w14:paraId="39AC0951">
      <w:pPr>
        <w:bidi w:val="0"/>
      </w:pPr>
      <w:r>
        <w:t>7. 链路状态与跨层控制模型 (Type = 0x31)</w:t>
      </w:r>
    </w:p>
    <w:p w14:paraId="477EF594">
      <w:pPr>
        <w:bidi w:val="0"/>
      </w:pPr>
      <w:r>
        <w:t>交互形式：周期上报（状态监控）与 按需下发（MAC与路由参数控制）。</w:t>
      </w:r>
    </w:p>
    <w:p w14:paraId="22B067E0">
      <w:pPr>
        <w:bidi w:val="0"/>
      </w:pPr>
      <w:r>
        <w:t>功能：上报节点当前工作信道的物理质量，并支持中心/SPN动态下发 MAC 层接入方式与路由协议开销参数。</w:t>
      </w:r>
    </w:p>
    <w:p w14:paraId="5BEE7713">
      <w:pPr>
        <w:bidi w:val="0"/>
      </w:pPr>
      <w:r>
        <w:t>处理规则：节点按周期上报 LQI 与丢包率；当网络拥塞或业务需求变化时，SPN 通过下发此报文，同步调整节点的 MAC 协议（如切换为 TDMA 并分配时隙）以及拉长路由更新间隔。</w:t>
      </w:r>
    </w:p>
    <w:p w14:paraId="77A73CE8">
      <w:pPr>
        <w:bidi w:val="0"/>
      </w:pPr>
      <w:r>
        <w:t>具体格式 (8 字节)：</w:t>
      </w:r>
    </w:p>
    <w:p w14:paraId="5222994B">
      <w:pPr>
        <w:bidi w:val="0"/>
      </w:pPr>
      <w:r>
        <w:t>| Type (1字节) | 节点ID (1字节) | 工作信道ID (1字节) | 链路质量指示 (1字节) | 链路丢包率 (1字节) | 路由更新间隔 (1字节) | MAC协议类型 (1字节) | 时隙个数 (1字节) |</w:t>
      </w:r>
    </w:p>
    <w:p w14:paraId="486496BB">
      <w:pPr>
        <w:bidi w:val="0"/>
      </w:pPr>
      <w:r>
        <w:t xml:space="preserve">各字段含义及其取值： </w:t>
      </w:r>
    </w:p>
    <w:tbl>
      <w:tblPr>
        <w:tblStyle w:val="25"/>
        <w:tblW w:w="0" w:type="auto"/>
        <w:tblCellSpacing w:w="15"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13"/>
        <w:gridCol w:w="608"/>
        <w:gridCol w:w="5973"/>
      </w:tblGrid>
      <w:tr w14:paraId="2D39EE63">
        <w:trPr>
          <w:tblHeader/>
          <w:tblCellSpacing w:w="15" w:type="dxa"/>
        </w:trPr>
        <w:tc>
          <w:tcPr>
            <w:tcW w:w="0" w:type="auto"/>
            <w:tcBorders>
              <w:tl2br w:val="nil"/>
            </w:tcBorders>
            <w:shd w:val="clear" w:color="auto" w:fill="FFFFFF"/>
            <w:vAlign w:val="center"/>
          </w:tcPr>
          <w:p w14:paraId="1F8A278E">
            <w:pPr>
              <w:pStyle w:val="47"/>
              <w:bidi w:val="0"/>
            </w:pPr>
            <w:r>
              <w:rPr>
                <w:lang w:val="en-US" w:eastAsia="zh-CN"/>
              </w:rPr>
              <w:t>字段名称</w:t>
            </w:r>
          </w:p>
        </w:tc>
        <w:tc>
          <w:tcPr>
            <w:tcW w:w="0" w:type="auto"/>
            <w:shd w:val="clear" w:color="auto" w:fill="FFFFFF"/>
            <w:vAlign w:val="center"/>
          </w:tcPr>
          <w:p w14:paraId="3A906626">
            <w:pPr>
              <w:pStyle w:val="47"/>
              <w:bidi w:val="0"/>
            </w:pPr>
            <w:r>
              <w:rPr>
                <w:lang w:val="en-US" w:eastAsia="zh-CN"/>
              </w:rPr>
              <w:t>长度</w:t>
            </w:r>
          </w:p>
        </w:tc>
        <w:tc>
          <w:tcPr>
            <w:tcW w:w="0" w:type="auto"/>
            <w:shd w:val="clear" w:color="auto" w:fill="FFFFFF"/>
            <w:vAlign w:val="center"/>
          </w:tcPr>
          <w:p w14:paraId="54CCA71F">
            <w:pPr>
              <w:pStyle w:val="47"/>
              <w:bidi w:val="0"/>
            </w:pPr>
            <w:r>
              <w:rPr>
                <w:lang w:val="en-US" w:eastAsia="zh-CN"/>
              </w:rPr>
              <w:t>含义及取值说明</w:t>
            </w:r>
          </w:p>
        </w:tc>
      </w:tr>
      <w:tr w14:paraId="266BF0DF">
        <w:trPr>
          <w:tblCellSpacing w:w="15" w:type="dxa"/>
        </w:trPr>
        <w:tc>
          <w:tcPr>
            <w:tcW w:w="0" w:type="auto"/>
            <w:shd w:val="clear" w:color="auto" w:fill="FFFFFF"/>
            <w:vAlign w:val="center"/>
          </w:tcPr>
          <w:p w14:paraId="71E946EF">
            <w:pPr>
              <w:pStyle w:val="47"/>
              <w:bidi w:val="0"/>
            </w:pPr>
            <w:r>
              <w:rPr>
                <w:lang w:val="en-US" w:eastAsia="zh-CN"/>
              </w:rPr>
              <w:t>节点ID</w:t>
            </w:r>
          </w:p>
        </w:tc>
        <w:tc>
          <w:tcPr>
            <w:tcW w:w="0" w:type="auto"/>
            <w:shd w:val="clear" w:color="auto" w:fill="FFFFFF"/>
            <w:vAlign w:val="center"/>
          </w:tcPr>
          <w:p w14:paraId="68E1DD30">
            <w:pPr>
              <w:pStyle w:val="47"/>
              <w:bidi w:val="0"/>
            </w:pPr>
            <w:r>
              <w:rPr>
                <w:lang w:val="en-US" w:eastAsia="zh-CN"/>
              </w:rPr>
              <w:t>1 Byte</w:t>
            </w:r>
          </w:p>
        </w:tc>
        <w:tc>
          <w:tcPr>
            <w:tcW w:w="0" w:type="auto"/>
            <w:shd w:val="clear" w:color="auto" w:fill="FFFFFF"/>
            <w:vAlign w:val="center"/>
          </w:tcPr>
          <w:p w14:paraId="76D7D88B">
            <w:pPr>
              <w:pStyle w:val="47"/>
              <w:bidi w:val="0"/>
            </w:pPr>
            <w:r>
              <w:rPr>
                <w:lang w:val="en-US" w:eastAsia="zh-CN"/>
              </w:rPr>
              <w:t>报告状态或接收控制指令的节点标识。</w:t>
            </w:r>
          </w:p>
        </w:tc>
      </w:tr>
      <w:tr w14:paraId="10165A92">
        <w:trPr>
          <w:tblCellSpacing w:w="15" w:type="dxa"/>
        </w:trPr>
        <w:tc>
          <w:tcPr>
            <w:tcW w:w="0" w:type="auto"/>
            <w:shd w:val="clear" w:color="auto" w:fill="FFFFFF"/>
            <w:vAlign w:val="center"/>
          </w:tcPr>
          <w:p w14:paraId="03ECB05F">
            <w:pPr>
              <w:pStyle w:val="47"/>
              <w:bidi w:val="0"/>
            </w:pPr>
            <w:r>
              <w:rPr>
                <w:lang w:val="en-US" w:eastAsia="zh-CN"/>
              </w:rPr>
              <w:t>工作信道ID</w:t>
            </w:r>
          </w:p>
        </w:tc>
        <w:tc>
          <w:tcPr>
            <w:tcW w:w="0" w:type="auto"/>
            <w:shd w:val="clear" w:color="auto" w:fill="FFFFFF"/>
            <w:vAlign w:val="center"/>
          </w:tcPr>
          <w:p w14:paraId="71DDC7D0">
            <w:pPr>
              <w:pStyle w:val="47"/>
              <w:bidi w:val="0"/>
            </w:pPr>
            <w:r>
              <w:rPr>
                <w:lang w:val="en-US" w:eastAsia="zh-CN"/>
              </w:rPr>
              <w:t>1 Byte</w:t>
            </w:r>
          </w:p>
        </w:tc>
        <w:tc>
          <w:tcPr>
            <w:tcW w:w="0" w:type="auto"/>
            <w:shd w:val="clear" w:color="auto" w:fill="FFFFFF"/>
            <w:vAlign w:val="center"/>
          </w:tcPr>
          <w:p w14:paraId="35238F21">
            <w:pPr>
              <w:pStyle w:val="47"/>
              <w:bidi w:val="0"/>
            </w:pPr>
            <w:r>
              <w:rPr>
                <w:lang w:val="en-US" w:eastAsia="zh-CN"/>
              </w:rPr>
              <w:t>当前节点工作的物理频点或信道编号。</w:t>
            </w:r>
          </w:p>
        </w:tc>
      </w:tr>
      <w:tr w14:paraId="195A6183">
        <w:trPr>
          <w:tblCellSpacing w:w="15" w:type="dxa"/>
        </w:trPr>
        <w:tc>
          <w:tcPr>
            <w:tcW w:w="0" w:type="auto"/>
            <w:shd w:val="clear" w:color="auto" w:fill="FFFFFF"/>
            <w:vAlign w:val="center"/>
          </w:tcPr>
          <w:p w14:paraId="06F515C2">
            <w:pPr>
              <w:pStyle w:val="47"/>
              <w:bidi w:val="0"/>
            </w:pPr>
            <w:r>
              <w:rPr>
                <w:lang w:val="en-US" w:eastAsia="zh-CN"/>
              </w:rPr>
              <w:t>链路质量指示</w:t>
            </w:r>
          </w:p>
        </w:tc>
        <w:tc>
          <w:tcPr>
            <w:tcW w:w="0" w:type="auto"/>
            <w:shd w:val="clear" w:color="auto" w:fill="FFFFFF"/>
            <w:vAlign w:val="center"/>
          </w:tcPr>
          <w:p w14:paraId="54020ACF">
            <w:pPr>
              <w:pStyle w:val="47"/>
              <w:bidi w:val="0"/>
            </w:pPr>
            <w:r>
              <w:rPr>
                <w:lang w:val="en-US" w:eastAsia="zh-CN"/>
              </w:rPr>
              <w:t>1 Byte</w:t>
            </w:r>
          </w:p>
        </w:tc>
        <w:tc>
          <w:tcPr>
            <w:tcW w:w="0" w:type="auto"/>
            <w:shd w:val="clear" w:color="auto" w:fill="FFFFFF"/>
            <w:vAlign w:val="center"/>
          </w:tcPr>
          <w:p w14:paraId="12015376">
            <w:pPr>
              <w:pStyle w:val="47"/>
              <w:bidi w:val="0"/>
            </w:pPr>
            <w:r>
              <w:rPr>
                <w:lang w:val="en-US" w:eastAsia="zh-CN"/>
              </w:rPr>
              <w:t>映射底层 LQI/SNR，取值范围 0~255（值越大质量越好）。</w:t>
            </w:r>
          </w:p>
        </w:tc>
      </w:tr>
      <w:tr w14:paraId="0BFE7DB1">
        <w:trPr>
          <w:tblCellSpacing w:w="15" w:type="dxa"/>
        </w:trPr>
        <w:tc>
          <w:tcPr>
            <w:tcW w:w="0" w:type="auto"/>
            <w:shd w:val="clear" w:color="auto" w:fill="FFFFFF"/>
            <w:vAlign w:val="center"/>
          </w:tcPr>
          <w:p w14:paraId="6C2F88BB">
            <w:pPr>
              <w:pStyle w:val="47"/>
              <w:bidi w:val="0"/>
            </w:pPr>
            <w:r>
              <w:rPr>
                <w:lang w:val="en-US" w:eastAsia="zh-CN"/>
              </w:rPr>
              <w:t>链路丢包率</w:t>
            </w:r>
          </w:p>
        </w:tc>
        <w:tc>
          <w:tcPr>
            <w:tcW w:w="0" w:type="auto"/>
            <w:shd w:val="clear" w:color="auto" w:fill="FFFFFF"/>
            <w:vAlign w:val="center"/>
          </w:tcPr>
          <w:p w14:paraId="70461B09">
            <w:pPr>
              <w:pStyle w:val="47"/>
              <w:bidi w:val="0"/>
            </w:pPr>
            <w:r>
              <w:rPr>
                <w:lang w:val="en-US" w:eastAsia="zh-CN"/>
              </w:rPr>
              <w:t>1 Byte</w:t>
            </w:r>
          </w:p>
        </w:tc>
        <w:tc>
          <w:tcPr>
            <w:tcW w:w="0" w:type="auto"/>
            <w:shd w:val="clear" w:color="auto" w:fill="FFFFFF"/>
            <w:vAlign w:val="center"/>
          </w:tcPr>
          <w:p w14:paraId="11114BD1">
            <w:pPr>
              <w:pStyle w:val="47"/>
              <w:bidi w:val="0"/>
            </w:pPr>
            <w:r>
              <w:rPr>
                <w:lang w:val="en-US" w:eastAsia="zh-CN"/>
              </w:rPr>
              <w:t>当前物理链路的丢包率，映射为 0~100 的整数（百分比）。</w:t>
            </w:r>
          </w:p>
        </w:tc>
      </w:tr>
      <w:tr w14:paraId="0096EE82">
        <w:trPr>
          <w:tblCellSpacing w:w="15" w:type="dxa"/>
        </w:trPr>
        <w:tc>
          <w:tcPr>
            <w:tcW w:w="0" w:type="auto"/>
            <w:shd w:val="clear" w:color="auto" w:fill="FFFFFF"/>
            <w:vAlign w:val="center"/>
          </w:tcPr>
          <w:p w14:paraId="203520C0">
            <w:pPr>
              <w:pStyle w:val="47"/>
              <w:bidi w:val="0"/>
            </w:pPr>
            <w:r>
              <w:rPr>
                <w:lang w:val="en-US" w:eastAsia="zh-CN"/>
              </w:rPr>
              <w:t>路由更新间隔</w:t>
            </w:r>
          </w:p>
        </w:tc>
        <w:tc>
          <w:tcPr>
            <w:tcW w:w="0" w:type="auto"/>
            <w:shd w:val="clear" w:color="auto" w:fill="FFFFFF"/>
            <w:vAlign w:val="center"/>
          </w:tcPr>
          <w:p w14:paraId="2FCC13B4">
            <w:pPr>
              <w:pStyle w:val="47"/>
              <w:bidi w:val="0"/>
            </w:pPr>
            <w:r>
              <w:rPr>
                <w:lang w:val="en-US" w:eastAsia="zh-CN"/>
              </w:rPr>
              <w:t>1 Byte</w:t>
            </w:r>
          </w:p>
        </w:tc>
        <w:tc>
          <w:tcPr>
            <w:tcW w:w="0" w:type="auto"/>
            <w:shd w:val="clear" w:color="auto" w:fill="FFFFFF"/>
            <w:vAlign w:val="center"/>
          </w:tcPr>
          <w:p w14:paraId="72094250">
            <w:pPr>
              <w:pStyle w:val="47"/>
              <w:bidi w:val="0"/>
            </w:pPr>
            <w:r>
              <w:rPr>
                <w:lang w:val="en-US" w:eastAsia="zh-CN"/>
              </w:rPr>
              <w:t>路由协议发送周期性信令的间隔（单位：秒）。</w:t>
            </w:r>
          </w:p>
        </w:tc>
      </w:tr>
      <w:tr w14:paraId="17E85EB5">
        <w:trPr>
          <w:tblCellSpacing w:w="15" w:type="dxa"/>
        </w:trPr>
        <w:tc>
          <w:tcPr>
            <w:tcW w:w="0" w:type="auto"/>
            <w:shd w:val="clear" w:color="auto" w:fill="FFFFFF"/>
            <w:vAlign w:val="center"/>
          </w:tcPr>
          <w:p w14:paraId="44F3B8EB">
            <w:pPr>
              <w:pStyle w:val="47"/>
              <w:bidi w:val="0"/>
            </w:pPr>
            <w:r>
              <w:rPr>
                <w:lang w:val="en-US" w:eastAsia="zh-CN"/>
              </w:rPr>
              <w:t>MAC协议类型</w:t>
            </w:r>
          </w:p>
        </w:tc>
        <w:tc>
          <w:tcPr>
            <w:tcW w:w="0" w:type="auto"/>
            <w:shd w:val="clear" w:color="auto" w:fill="FFFFFF"/>
            <w:vAlign w:val="center"/>
          </w:tcPr>
          <w:p w14:paraId="160090BF">
            <w:pPr>
              <w:pStyle w:val="47"/>
              <w:bidi w:val="0"/>
            </w:pPr>
            <w:r>
              <w:rPr>
                <w:lang w:val="en-US" w:eastAsia="zh-CN"/>
              </w:rPr>
              <w:t>1 Byte</w:t>
            </w:r>
          </w:p>
        </w:tc>
        <w:tc>
          <w:tcPr>
            <w:tcW w:w="0" w:type="auto"/>
            <w:shd w:val="clear" w:color="auto" w:fill="FFFFFF"/>
            <w:vAlign w:val="center"/>
          </w:tcPr>
          <w:p w14:paraId="60B0DDA5">
            <w:pPr>
              <w:pStyle w:val="47"/>
              <w:bidi w:val="0"/>
            </w:pPr>
            <w:r>
              <w:rPr>
                <w:lang w:val="en-US" w:eastAsia="zh-CN"/>
              </w:rPr>
              <w:t>0x00: CSMA (竞争接入)；0x01: TDMA (时分复用)。</w:t>
            </w:r>
          </w:p>
        </w:tc>
      </w:tr>
      <w:tr w14:paraId="2EB86ADD">
        <w:trPr>
          <w:tblCellSpacing w:w="15" w:type="dxa"/>
        </w:trPr>
        <w:tc>
          <w:tcPr>
            <w:tcW w:w="0" w:type="auto"/>
            <w:shd w:val="clear" w:color="auto" w:fill="FFFFFF"/>
            <w:vAlign w:val="center"/>
          </w:tcPr>
          <w:p w14:paraId="78433500">
            <w:pPr>
              <w:pStyle w:val="47"/>
              <w:bidi w:val="0"/>
            </w:pPr>
            <w:r>
              <w:rPr>
                <w:lang w:val="en-US" w:eastAsia="zh-CN"/>
              </w:rPr>
              <w:t>时隙个数</w:t>
            </w:r>
          </w:p>
        </w:tc>
        <w:tc>
          <w:tcPr>
            <w:tcW w:w="0" w:type="auto"/>
            <w:shd w:val="clear" w:color="auto" w:fill="FFFFFF"/>
            <w:vAlign w:val="center"/>
          </w:tcPr>
          <w:p w14:paraId="362C96A5">
            <w:pPr>
              <w:pStyle w:val="47"/>
              <w:bidi w:val="0"/>
            </w:pPr>
            <w:r>
              <w:rPr>
                <w:lang w:val="en-US" w:eastAsia="zh-CN"/>
              </w:rPr>
              <w:t>1 Byte</w:t>
            </w:r>
          </w:p>
        </w:tc>
        <w:tc>
          <w:tcPr>
            <w:tcW w:w="0" w:type="auto"/>
            <w:shd w:val="clear" w:color="auto" w:fill="FFFFFF"/>
            <w:vAlign w:val="center"/>
          </w:tcPr>
          <w:p w14:paraId="0E5D275F">
            <w:pPr>
              <w:pStyle w:val="47"/>
              <w:bidi w:val="0"/>
            </w:pPr>
            <w:r>
              <w:rPr>
                <w:lang w:val="en-US" w:eastAsia="zh-CN"/>
              </w:rPr>
              <w:t>仅在 TDMA 模式下有效，表示分配的时隙数量；CSMA 模式下填 0x00。</w:t>
            </w:r>
          </w:p>
        </w:tc>
      </w:tr>
    </w:tbl>
    <w:p w14:paraId="6D8D015F">
      <w:pPr>
        <w:pStyle w:val="4"/>
        <w:bidi w:val="0"/>
      </w:pPr>
      <w:bookmarkStart w:id="65" w:name="_Toc27496"/>
      <w:r>
        <w:t>故障与告警管理模型</w:t>
      </w:r>
      <w:bookmarkEnd w:id="65"/>
    </w:p>
    <w:p w14:paraId="4BA57E5F">
      <w:pPr>
        <w:bidi w:val="0"/>
      </w:pPr>
      <w:r>
        <w:t>该维度采用最高优先级的抢占式信道接入机制。引入预警机制，在致命故障发生前提前介入。</w:t>
      </w:r>
    </w:p>
    <w:p w14:paraId="51FCDD84">
      <w:pPr>
        <w:bidi w:val="0"/>
      </w:pPr>
      <w:r>
        <w:rPr>
          <w:rFonts w:hint="eastAsia"/>
          <w:lang w:val="en-US" w:eastAsia="zh-CN"/>
        </w:rPr>
        <w:t>8</w:t>
      </w:r>
      <w:r>
        <w:t>. 节点退网与链路异常告警模型 (Type = 0x40)</w:t>
      </w:r>
    </w:p>
    <w:p w14:paraId="0892FAA8">
      <w:pPr>
        <w:bidi w:val="0"/>
      </w:pPr>
      <w:r>
        <w:t>交互形式：事件触发（强触发）。</w:t>
      </w:r>
    </w:p>
    <w:p w14:paraId="4A21B781">
      <w:pPr>
        <w:bidi w:val="0"/>
      </w:pPr>
      <w:r>
        <w:t>功能：整合节点状态恶化预警、主动退网与链路物理中断的告警。</w:t>
      </w:r>
    </w:p>
    <w:p w14:paraId="08AF014E">
      <w:pPr>
        <w:bidi w:val="0"/>
      </w:pPr>
      <w:r>
        <w:t>处理规则：当节点检测到自身电量极低或链路质量持续恶化但尚未断开时，发出预报警，引导 SPN 提前进行拓扑重构与业务迁移；当发生突发性失联或断路时，邻居节点发出严重告警，触发立即路由重算。</w:t>
      </w:r>
    </w:p>
    <w:p w14:paraId="3D868BC5">
      <w:pPr>
        <w:bidi w:val="0"/>
      </w:pPr>
      <w:r>
        <w:t>具体格式 (5 字节)：</w:t>
      </w:r>
    </w:p>
    <w:p w14:paraId="183B0E0A">
      <w:pPr>
        <w:bidi w:val="0"/>
      </w:pPr>
      <w:r>
        <w:t>| Type (1字节) | 报告节点ID (1字节) | 目标节点ID (1字节) | 告警级别 (1字节) | 告警原因 (1字节) |</w:t>
      </w:r>
    </w:p>
    <w:p w14:paraId="682C2698">
      <w:pPr>
        <w:bidi w:val="0"/>
      </w:pPr>
      <w:r>
        <w:t xml:space="preserve">各字段含义及其取值： </w:t>
      </w:r>
    </w:p>
    <w:tbl>
      <w:tblPr>
        <w:tblStyle w:val="25"/>
        <w:tblW w:w="0" w:type="auto"/>
        <w:tblCellSpacing w:w="15" w:type="dxa"/>
        <w:tblInd w:w="7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98"/>
        <w:gridCol w:w="563"/>
        <w:gridCol w:w="6423"/>
      </w:tblGrid>
      <w:tr w14:paraId="604A732A">
        <w:trPr>
          <w:tblHeader/>
          <w:tblCellSpacing w:w="15" w:type="dxa"/>
        </w:trPr>
        <w:tc>
          <w:tcPr>
            <w:tcW w:w="0" w:type="auto"/>
            <w:tcBorders>
              <w:top w:val="single" w:color="000000" w:sz="12" w:space="0"/>
              <w:left w:val="nil"/>
              <w:bottom w:val="single" w:color="000000" w:sz="4" w:space="0"/>
              <w:right w:val="nil"/>
              <w:tl2br w:val="nil"/>
            </w:tcBorders>
            <w:shd w:val="clear" w:color="auto" w:fill="FFFFFF"/>
            <w:vAlign w:val="center"/>
          </w:tcPr>
          <w:p w14:paraId="7C966734">
            <w:pPr>
              <w:pStyle w:val="47"/>
              <w:bidi w:val="0"/>
              <w:rPr>
                <w:b w:val="0"/>
                <w:color w:val="000000"/>
              </w:rPr>
            </w:pPr>
            <w:r>
              <w:rPr>
                <w:b w:val="0"/>
                <w:color w:val="000000"/>
                <w:lang w:val="en-US" w:eastAsia="zh-CN"/>
              </w:rPr>
              <w:t>字段名称</w:t>
            </w:r>
          </w:p>
        </w:tc>
        <w:tc>
          <w:tcPr>
            <w:tcW w:w="533" w:type="dxa"/>
            <w:tcBorders>
              <w:top w:val="single" w:color="000000" w:sz="12" w:space="0"/>
              <w:left w:val="nil"/>
              <w:bottom w:val="single" w:color="000000" w:sz="4" w:space="0"/>
              <w:right w:val="nil"/>
            </w:tcBorders>
            <w:shd w:val="clear" w:color="auto" w:fill="FFFFFF"/>
            <w:vAlign w:val="center"/>
          </w:tcPr>
          <w:p w14:paraId="37487A4E">
            <w:pPr>
              <w:pStyle w:val="47"/>
              <w:bidi w:val="0"/>
              <w:rPr>
                <w:b w:val="0"/>
                <w:color w:val="000000"/>
              </w:rPr>
            </w:pPr>
            <w:r>
              <w:rPr>
                <w:b w:val="0"/>
                <w:color w:val="000000"/>
                <w:lang w:val="en-US" w:eastAsia="zh-CN"/>
              </w:rPr>
              <w:t>长度</w:t>
            </w:r>
          </w:p>
        </w:tc>
        <w:tc>
          <w:tcPr>
            <w:tcW w:w="6378" w:type="dxa"/>
            <w:tcBorders>
              <w:top w:val="single" w:color="000000" w:sz="12" w:space="0"/>
              <w:left w:val="nil"/>
              <w:bottom w:val="single" w:color="000000" w:sz="4" w:space="0"/>
              <w:right w:val="nil"/>
            </w:tcBorders>
            <w:shd w:val="clear" w:color="auto" w:fill="FFFFFF"/>
            <w:vAlign w:val="center"/>
          </w:tcPr>
          <w:p w14:paraId="63BD8472">
            <w:pPr>
              <w:pStyle w:val="47"/>
              <w:bidi w:val="0"/>
              <w:rPr>
                <w:b w:val="0"/>
                <w:color w:val="000000"/>
              </w:rPr>
            </w:pPr>
            <w:r>
              <w:rPr>
                <w:b w:val="0"/>
                <w:color w:val="000000"/>
                <w:lang w:val="en-US" w:eastAsia="zh-CN"/>
              </w:rPr>
              <w:t>含义及取值说明</w:t>
            </w:r>
          </w:p>
        </w:tc>
      </w:tr>
      <w:tr w14:paraId="71CC3204">
        <w:trPr>
          <w:tblCellSpacing w:w="15" w:type="dxa"/>
        </w:trPr>
        <w:tc>
          <w:tcPr>
            <w:tcW w:w="0" w:type="auto"/>
            <w:tcBorders>
              <w:top w:val="single" w:color="000000" w:sz="4" w:space="0"/>
              <w:left w:val="nil"/>
              <w:bottom w:val="nil"/>
              <w:right w:val="nil"/>
            </w:tcBorders>
            <w:shd w:val="clear" w:color="auto" w:fill="FFFFFF"/>
            <w:vAlign w:val="center"/>
          </w:tcPr>
          <w:p w14:paraId="55CD83D1">
            <w:pPr>
              <w:pStyle w:val="47"/>
              <w:bidi w:val="0"/>
              <w:rPr>
                <w:b w:val="0"/>
                <w:color w:val="000000"/>
              </w:rPr>
            </w:pPr>
            <w:r>
              <w:rPr>
                <w:b w:val="0"/>
                <w:color w:val="000000"/>
                <w:lang w:val="en-US" w:eastAsia="zh-CN"/>
              </w:rPr>
              <w:t>报告节点ID</w:t>
            </w:r>
          </w:p>
        </w:tc>
        <w:tc>
          <w:tcPr>
            <w:tcW w:w="533" w:type="dxa"/>
            <w:tcBorders>
              <w:top w:val="single" w:color="000000" w:sz="4" w:space="0"/>
              <w:left w:val="nil"/>
              <w:bottom w:val="nil"/>
              <w:right w:val="nil"/>
            </w:tcBorders>
            <w:shd w:val="clear" w:color="auto" w:fill="FFFFFF"/>
            <w:vAlign w:val="center"/>
          </w:tcPr>
          <w:p w14:paraId="56B4A9C1">
            <w:pPr>
              <w:pStyle w:val="47"/>
              <w:bidi w:val="0"/>
              <w:rPr>
                <w:b w:val="0"/>
                <w:color w:val="000000"/>
              </w:rPr>
            </w:pPr>
            <w:r>
              <w:rPr>
                <w:b w:val="0"/>
                <w:color w:val="000000"/>
                <w:lang w:val="en-US" w:eastAsia="zh-CN"/>
              </w:rPr>
              <w:t>1 Byte</w:t>
            </w:r>
          </w:p>
        </w:tc>
        <w:tc>
          <w:tcPr>
            <w:tcW w:w="6378" w:type="dxa"/>
            <w:tcBorders>
              <w:top w:val="single" w:color="000000" w:sz="4" w:space="0"/>
              <w:left w:val="nil"/>
              <w:bottom w:val="nil"/>
              <w:right w:val="nil"/>
            </w:tcBorders>
            <w:shd w:val="clear" w:color="auto" w:fill="FFFFFF"/>
            <w:vAlign w:val="center"/>
          </w:tcPr>
          <w:p w14:paraId="0F262D32">
            <w:pPr>
              <w:pStyle w:val="47"/>
              <w:bidi w:val="0"/>
              <w:rPr>
                <w:b w:val="0"/>
                <w:color w:val="000000"/>
              </w:rPr>
            </w:pPr>
            <w:r>
              <w:rPr>
                <w:b w:val="0"/>
                <w:color w:val="000000"/>
                <w:lang w:val="en-US" w:eastAsia="zh-CN"/>
              </w:rPr>
              <w:t>发现并上报异常的节点ID（自报或邻居代报）。</w:t>
            </w:r>
          </w:p>
        </w:tc>
      </w:tr>
      <w:tr w14:paraId="5C0816D6">
        <w:trPr>
          <w:tblCellSpacing w:w="15" w:type="dxa"/>
        </w:trPr>
        <w:tc>
          <w:tcPr>
            <w:tcW w:w="0" w:type="auto"/>
            <w:tcBorders>
              <w:top w:val="nil"/>
              <w:left w:val="nil"/>
              <w:bottom w:val="nil"/>
              <w:right w:val="nil"/>
            </w:tcBorders>
            <w:shd w:val="clear" w:color="auto" w:fill="FFFFFF"/>
            <w:vAlign w:val="center"/>
          </w:tcPr>
          <w:p w14:paraId="2F4DCDC3">
            <w:pPr>
              <w:pStyle w:val="47"/>
              <w:bidi w:val="0"/>
              <w:rPr>
                <w:b w:val="0"/>
                <w:color w:val="000000"/>
              </w:rPr>
            </w:pPr>
            <w:r>
              <w:rPr>
                <w:b w:val="0"/>
                <w:color w:val="000000"/>
                <w:lang w:val="en-US" w:eastAsia="zh-CN"/>
              </w:rPr>
              <w:t>目标节点ID</w:t>
            </w:r>
          </w:p>
        </w:tc>
        <w:tc>
          <w:tcPr>
            <w:tcW w:w="533" w:type="dxa"/>
            <w:tcBorders>
              <w:top w:val="nil"/>
              <w:left w:val="nil"/>
              <w:bottom w:val="nil"/>
              <w:right w:val="nil"/>
            </w:tcBorders>
            <w:shd w:val="clear" w:color="auto" w:fill="FFFFFF"/>
            <w:vAlign w:val="center"/>
          </w:tcPr>
          <w:p w14:paraId="31550420">
            <w:pPr>
              <w:pStyle w:val="47"/>
              <w:bidi w:val="0"/>
              <w:rPr>
                <w:b w:val="0"/>
                <w:color w:val="000000"/>
              </w:rPr>
            </w:pPr>
            <w:r>
              <w:rPr>
                <w:b w:val="0"/>
                <w:color w:val="000000"/>
                <w:lang w:val="en-US" w:eastAsia="zh-CN"/>
              </w:rPr>
              <w:t>1 Byte</w:t>
            </w:r>
          </w:p>
        </w:tc>
        <w:tc>
          <w:tcPr>
            <w:tcW w:w="6378" w:type="dxa"/>
            <w:tcBorders>
              <w:top w:val="nil"/>
              <w:left w:val="nil"/>
              <w:bottom w:val="nil"/>
              <w:right w:val="nil"/>
            </w:tcBorders>
            <w:shd w:val="clear" w:color="auto" w:fill="FFFFFF"/>
            <w:vAlign w:val="center"/>
          </w:tcPr>
          <w:p w14:paraId="44F748BE">
            <w:pPr>
              <w:pStyle w:val="47"/>
              <w:bidi w:val="0"/>
              <w:rPr>
                <w:b w:val="0"/>
                <w:color w:val="000000"/>
              </w:rPr>
            </w:pPr>
            <w:r>
              <w:rPr>
                <w:b w:val="0"/>
                <w:color w:val="000000"/>
                <w:lang w:val="en-US" w:eastAsia="zh-CN"/>
              </w:rPr>
              <w:t>发生异常或即将发生异常的节点ID。</w:t>
            </w:r>
          </w:p>
        </w:tc>
      </w:tr>
      <w:tr w14:paraId="27E94C5D">
        <w:trPr>
          <w:tblCellSpacing w:w="15" w:type="dxa"/>
        </w:trPr>
        <w:tc>
          <w:tcPr>
            <w:tcW w:w="0" w:type="auto"/>
            <w:tcBorders>
              <w:top w:val="nil"/>
              <w:left w:val="nil"/>
              <w:bottom w:val="nil"/>
              <w:right w:val="nil"/>
            </w:tcBorders>
            <w:shd w:val="clear" w:color="auto" w:fill="FFFFFF"/>
            <w:vAlign w:val="center"/>
          </w:tcPr>
          <w:p w14:paraId="67026562">
            <w:pPr>
              <w:pStyle w:val="47"/>
              <w:bidi w:val="0"/>
              <w:rPr>
                <w:b w:val="0"/>
                <w:color w:val="000000"/>
              </w:rPr>
            </w:pPr>
            <w:r>
              <w:rPr>
                <w:b w:val="0"/>
                <w:color w:val="000000"/>
                <w:lang w:val="en-US" w:eastAsia="zh-CN"/>
              </w:rPr>
              <w:t>告警级别</w:t>
            </w:r>
          </w:p>
        </w:tc>
        <w:tc>
          <w:tcPr>
            <w:tcW w:w="533" w:type="dxa"/>
            <w:tcBorders>
              <w:top w:val="nil"/>
              <w:left w:val="nil"/>
              <w:bottom w:val="nil"/>
              <w:right w:val="nil"/>
            </w:tcBorders>
            <w:shd w:val="clear" w:color="auto" w:fill="FFFFFF"/>
            <w:vAlign w:val="center"/>
          </w:tcPr>
          <w:p w14:paraId="1866F973">
            <w:pPr>
              <w:pStyle w:val="47"/>
              <w:bidi w:val="0"/>
              <w:rPr>
                <w:b w:val="0"/>
                <w:color w:val="000000"/>
              </w:rPr>
            </w:pPr>
            <w:r>
              <w:rPr>
                <w:b w:val="0"/>
                <w:color w:val="000000"/>
                <w:lang w:val="en-US" w:eastAsia="zh-CN"/>
              </w:rPr>
              <w:t>1 Byte</w:t>
            </w:r>
          </w:p>
        </w:tc>
        <w:tc>
          <w:tcPr>
            <w:tcW w:w="6378" w:type="dxa"/>
            <w:tcBorders>
              <w:top w:val="nil"/>
              <w:left w:val="nil"/>
              <w:bottom w:val="nil"/>
              <w:right w:val="nil"/>
            </w:tcBorders>
            <w:shd w:val="clear" w:color="auto" w:fill="FFFFFF"/>
            <w:vAlign w:val="center"/>
          </w:tcPr>
          <w:p w14:paraId="027C98D5">
            <w:pPr>
              <w:pStyle w:val="47"/>
              <w:bidi w:val="0"/>
              <w:rPr>
                <w:b w:val="0"/>
                <w:color w:val="000000"/>
              </w:rPr>
            </w:pPr>
            <w:r>
              <w:rPr>
                <w:b w:val="0"/>
                <w:color w:val="000000"/>
                <w:lang w:val="en-US" w:eastAsia="zh-CN"/>
              </w:rPr>
              <w:t>0x01: 预报警(防患未然)；0x02: 严重告警(已发生故障)。</w:t>
            </w:r>
          </w:p>
        </w:tc>
      </w:tr>
      <w:tr w14:paraId="087A804D">
        <w:trPr>
          <w:tblCellSpacing w:w="15" w:type="dxa"/>
        </w:trPr>
        <w:tc>
          <w:tcPr>
            <w:tcW w:w="0" w:type="auto"/>
            <w:tcBorders>
              <w:top w:val="nil"/>
              <w:left w:val="nil"/>
              <w:bottom w:val="single" w:color="000000" w:sz="12" w:space="0"/>
              <w:right w:val="nil"/>
            </w:tcBorders>
            <w:shd w:val="clear" w:color="auto" w:fill="FFFFFF"/>
            <w:vAlign w:val="center"/>
          </w:tcPr>
          <w:p w14:paraId="09857A82">
            <w:pPr>
              <w:pStyle w:val="47"/>
              <w:bidi w:val="0"/>
              <w:rPr>
                <w:b w:val="0"/>
                <w:color w:val="000000"/>
              </w:rPr>
            </w:pPr>
            <w:r>
              <w:rPr>
                <w:b w:val="0"/>
                <w:color w:val="000000"/>
                <w:lang w:val="en-US" w:eastAsia="zh-CN"/>
              </w:rPr>
              <w:t>告警原因</w:t>
            </w:r>
          </w:p>
        </w:tc>
        <w:tc>
          <w:tcPr>
            <w:tcW w:w="533" w:type="dxa"/>
            <w:tcBorders>
              <w:top w:val="nil"/>
              <w:left w:val="nil"/>
              <w:bottom w:val="single" w:color="000000" w:sz="12" w:space="0"/>
              <w:right w:val="nil"/>
            </w:tcBorders>
            <w:shd w:val="clear" w:color="auto" w:fill="FFFFFF"/>
            <w:vAlign w:val="center"/>
          </w:tcPr>
          <w:p w14:paraId="6C8CEA86">
            <w:pPr>
              <w:pStyle w:val="47"/>
              <w:bidi w:val="0"/>
              <w:rPr>
                <w:b w:val="0"/>
                <w:color w:val="000000"/>
              </w:rPr>
            </w:pPr>
            <w:r>
              <w:rPr>
                <w:b w:val="0"/>
                <w:color w:val="000000"/>
                <w:lang w:val="en-US" w:eastAsia="zh-CN"/>
              </w:rPr>
              <w:t>1 Byte</w:t>
            </w:r>
          </w:p>
        </w:tc>
        <w:tc>
          <w:tcPr>
            <w:tcW w:w="6378" w:type="dxa"/>
            <w:tcBorders>
              <w:top w:val="nil"/>
              <w:left w:val="nil"/>
              <w:bottom w:val="single" w:color="000000" w:sz="12" w:space="0"/>
              <w:right w:val="nil"/>
            </w:tcBorders>
            <w:shd w:val="clear" w:color="auto" w:fill="FFFFFF"/>
            <w:vAlign w:val="center"/>
          </w:tcPr>
          <w:p w14:paraId="3E0EBAE7">
            <w:pPr>
              <w:pStyle w:val="47"/>
              <w:bidi w:val="0"/>
              <w:rPr>
                <w:b w:val="0"/>
                <w:color w:val="000000"/>
              </w:rPr>
            </w:pPr>
            <w:r>
              <w:rPr>
                <w:b w:val="0"/>
                <w:color w:val="000000"/>
                <w:lang w:val="en-US" w:eastAsia="zh-CN"/>
              </w:rPr>
              <w:t>预警类：1:电量不足20%，2:信号质量急剧下降；故障类：3:节点主动退网，4:节点失联/链路断路。</w:t>
            </w:r>
          </w:p>
        </w:tc>
      </w:tr>
    </w:tbl>
    <w:p w14:paraId="060D8555">
      <w:pPr>
        <w:bidi w:val="0"/>
      </w:pPr>
    </w:p>
    <w:p w14:paraId="74F6E922">
      <w:pPr>
        <w:bidi w:val="0"/>
      </w:pPr>
      <w:r>
        <w:rPr>
          <w:rFonts w:hint="eastAsia"/>
          <w:lang w:val="en-US" w:eastAsia="zh-CN"/>
        </w:rPr>
        <w:t>9</w:t>
      </w:r>
      <w:r>
        <w:t>. 业务路由失败告警模型 (Type = 0x41)</w:t>
      </w:r>
    </w:p>
    <w:p w14:paraId="41AC8D32">
      <w:pPr>
        <w:bidi w:val="0"/>
      </w:pPr>
      <w:r>
        <w:t>交互形式：事件触发。</w:t>
      </w:r>
    </w:p>
    <w:p w14:paraId="6DB6BD19">
      <w:pPr>
        <w:bidi w:val="0"/>
      </w:pPr>
      <w:r>
        <w:t>功能：当业务流在中间节点转发失败时，向源节点通告。</w:t>
      </w:r>
    </w:p>
    <w:p w14:paraId="55AC34C4">
      <w:pPr>
        <w:bidi w:val="0"/>
      </w:pPr>
      <w:r>
        <w:t>处理规则：转发节点发现某条业务流无法抵达下一跳时，丢弃数据包并生成此告警返回给源节点，源节点收到后暂停发送该流并请求新路由，防止网络拥塞。</w:t>
      </w:r>
    </w:p>
    <w:p w14:paraId="2013589C">
      <w:pPr>
        <w:bidi w:val="0"/>
      </w:pPr>
      <w:r>
        <w:t>具体格式 (4 字节)：</w:t>
      </w:r>
    </w:p>
    <w:p w14:paraId="059A9F8C">
      <w:pPr>
        <w:bidi w:val="0"/>
      </w:pPr>
      <w:r>
        <w:t>| Type (1字节) | 业务流ID (1字节) | 故障节点ID (1字节) | 失败原因 (1字节) |</w:t>
      </w:r>
    </w:p>
    <w:p w14:paraId="04244B2C">
      <w:pPr>
        <w:bidi w:val="0"/>
      </w:pPr>
      <w:r>
        <w:t xml:space="preserve">各字段含义及其取值： </w:t>
      </w:r>
    </w:p>
    <w:tbl>
      <w:tblPr>
        <w:tblStyle w:val="25"/>
        <w:tblW w:w="0" w:type="auto"/>
        <w:tblCellSpacing w:w="15" w:type="dxa"/>
        <w:tblInd w:w="7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90"/>
        <w:gridCol w:w="615"/>
        <w:gridCol w:w="5081"/>
      </w:tblGrid>
      <w:tr w14:paraId="0CAAA919">
        <w:trPr>
          <w:tblHeader/>
          <w:tblCellSpacing w:w="15" w:type="dxa"/>
        </w:trPr>
        <w:tc>
          <w:tcPr>
            <w:tcW w:w="0" w:type="auto"/>
            <w:tcBorders>
              <w:top w:val="single" w:color="000000" w:sz="12" w:space="0"/>
              <w:left w:val="nil"/>
              <w:bottom w:val="single" w:color="000000" w:sz="4" w:space="0"/>
              <w:right w:val="nil"/>
              <w:tl2br w:val="nil"/>
            </w:tcBorders>
            <w:shd w:val="clear" w:color="auto" w:fill="FFFFFF"/>
            <w:vAlign w:val="center"/>
          </w:tcPr>
          <w:p w14:paraId="77507E48">
            <w:pPr>
              <w:pStyle w:val="47"/>
              <w:bidi w:val="0"/>
              <w:rPr>
                <w:b w:val="0"/>
                <w:color w:val="000000"/>
              </w:rPr>
            </w:pPr>
            <w:r>
              <w:rPr>
                <w:b w:val="0"/>
                <w:color w:val="000000"/>
                <w:lang w:val="en-US" w:eastAsia="zh-CN"/>
              </w:rPr>
              <w:t>字段名称</w:t>
            </w:r>
          </w:p>
        </w:tc>
        <w:tc>
          <w:tcPr>
            <w:tcW w:w="0" w:type="auto"/>
            <w:tcBorders>
              <w:top w:val="single" w:color="000000" w:sz="12" w:space="0"/>
              <w:left w:val="nil"/>
              <w:bottom w:val="single" w:color="000000" w:sz="4" w:space="0"/>
              <w:right w:val="nil"/>
            </w:tcBorders>
            <w:shd w:val="clear" w:color="auto" w:fill="FFFFFF"/>
            <w:vAlign w:val="center"/>
          </w:tcPr>
          <w:p w14:paraId="1273C779">
            <w:pPr>
              <w:pStyle w:val="47"/>
              <w:bidi w:val="0"/>
              <w:rPr>
                <w:b w:val="0"/>
                <w:color w:val="000000"/>
              </w:rPr>
            </w:pPr>
            <w:r>
              <w:rPr>
                <w:b w:val="0"/>
                <w:color w:val="000000"/>
                <w:lang w:val="en-US" w:eastAsia="zh-CN"/>
              </w:rPr>
              <w:t>长度</w:t>
            </w:r>
          </w:p>
        </w:tc>
        <w:tc>
          <w:tcPr>
            <w:tcW w:w="0" w:type="auto"/>
            <w:tcBorders>
              <w:top w:val="single" w:color="000000" w:sz="12" w:space="0"/>
              <w:left w:val="nil"/>
              <w:bottom w:val="single" w:color="000000" w:sz="4" w:space="0"/>
              <w:right w:val="nil"/>
            </w:tcBorders>
            <w:shd w:val="clear" w:color="auto" w:fill="FFFFFF"/>
            <w:vAlign w:val="center"/>
          </w:tcPr>
          <w:p w14:paraId="4639756E">
            <w:pPr>
              <w:pStyle w:val="47"/>
              <w:bidi w:val="0"/>
              <w:rPr>
                <w:b w:val="0"/>
                <w:color w:val="000000"/>
              </w:rPr>
            </w:pPr>
            <w:r>
              <w:rPr>
                <w:b w:val="0"/>
                <w:color w:val="000000"/>
                <w:lang w:val="en-US" w:eastAsia="zh-CN"/>
              </w:rPr>
              <w:t>含义及取值说明</w:t>
            </w:r>
          </w:p>
        </w:tc>
      </w:tr>
      <w:tr w14:paraId="43C42F4D">
        <w:trPr>
          <w:tblCellSpacing w:w="15" w:type="dxa"/>
        </w:trPr>
        <w:tc>
          <w:tcPr>
            <w:tcW w:w="0" w:type="auto"/>
            <w:tcBorders>
              <w:top w:val="single" w:color="000000" w:sz="4" w:space="0"/>
              <w:left w:val="nil"/>
              <w:bottom w:val="nil"/>
              <w:right w:val="nil"/>
            </w:tcBorders>
            <w:shd w:val="clear" w:color="auto" w:fill="FFFFFF"/>
            <w:vAlign w:val="center"/>
          </w:tcPr>
          <w:p w14:paraId="531928FC">
            <w:pPr>
              <w:pStyle w:val="47"/>
              <w:bidi w:val="0"/>
              <w:rPr>
                <w:b w:val="0"/>
                <w:color w:val="000000"/>
              </w:rPr>
            </w:pPr>
            <w:r>
              <w:rPr>
                <w:b w:val="0"/>
                <w:color w:val="000000"/>
                <w:lang w:val="en-US" w:eastAsia="zh-CN"/>
              </w:rPr>
              <w:t>业务流ID</w:t>
            </w:r>
          </w:p>
        </w:tc>
        <w:tc>
          <w:tcPr>
            <w:tcW w:w="0" w:type="auto"/>
            <w:tcBorders>
              <w:top w:val="single" w:color="000000" w:sz="4" w:space="0"/>
              <w:left w:val="nil"/>
              <w:bottom w:val="nil"/>
              <w:right w:val="nil"/>
            </w:tcBorders>
            <w:shd w:val="clear" w:color="auto" w:fill="FFFFFF"/>
            <w:vAlign w:val="center"/>
          </w:tcPr>
          <w:p w14:paraId="71C7F9FF">
            <w:pPr>
              <w:pStyle w:val="47"/>
              <w:bidi w:val="0"/>
              <w:rPr>
                <w:b w:val="0"/>
                <w:color w:val="000000"/>
              </w:rPr>
            </w:pPr>
            <w:r>
              <w:rPr>
                <w:b w:val="0"/>
                <w:color w:val="000000"/>
                <w:lang w:val="en-US" w:eastAsia="zh-CN"/>
              </w:rPr>
              <w:t>1 Byte</w:t>
            </w:r>
          </w:p>
        </w:tc>
        <w:tc>
          <w:tcPr>
            <w:tcW w:w="0" w:type="auto"/>
            <w:tcBorders>
              <w:top w:val="single" w:color="000000" w:sz="4" w:space="0"/>
              <w:left w:val="nil"/>
              <w:bottom w:val="nil"/>
              <w:right w:val="nil"/>
            </w:tcBorders>
            <w:shd w:val="clear" w:color="auto" w:fill="FFFFFF"/>
            <w:vAlign w:val="center"/>
          </w:tcPr>
          <w:p w14:paraId="55DA02E9">
            <w:pPr>
              <w:pStyle w:val="47"/>
              <w:bidi w:val="0"/>
              <w:rPr>
                <w:b w:val="0"/>
                <w:color w:val="000000"/>
              </w:rPr>
            </w:pPr>
            <w:r>
              <w:rPr>
                <w:b w:val="0"/>
                <w:color w:val="000000"/>
                <w:lang w:val="en-US" w:eastAsia="zh-CN"/>
              </w:rPr>
              <w:t>精准定位受影响的业务流。</w:t>
            </w:r>
          </w:p>
        </w:tc>
      </w:tr>
      <w:tr w14:paraId="223178F2">
        <w:trPr>
          <w:tblCellSpacing w:w="15" w:type="dxa"/>
        </w:trPr>
        <w:tc>
          <w:tcPr>
            <w:tcW w:w="0" w:type="auto"/>
            <w:tcBorders>
              <w:top w:val="nil"/>
              <w:left w:val="nil"/>
              <w:bottom w:val="nil"/>
              <w:right w:val="nil"/>
            </w:tcBorders>
            <w:shd w:val="clear" w:color="auto" w:fill="FFFFFF"/>
            <w:vAlign w:val="center"/>
          </w:tcPr>
          <w:p w14:paraId="298812B4">
            <w:pPr>
              <w:pStyle w:val="47"/>
              <w:bidi w:val="0"/>
              <w:rPr>
                <w:b w:val="0"/>
                <w:color w:val="000000"/>
              </w:rPr>
            </w:pPr>
            <w:r>
              <w:rPr>
                <w:b w:val="0"/>
                <w:color w:val="000000"/>
                <w:lang w:val="en-US" w:eastAsia="zh-CN"/>
              </w:rPr>
              <w:t>故障节点ID</w:t>
            </w:r>
          </w:p>
        </w:tc>
        <w:tc>
          <w:tcPr>
            <w:tcW w:w="0" w:type="auto"/>
            <w:tcBorders>
              <w:top w:val="nil"/>
              <w:left w:val="nil"/>
              <w:bottom w:val="nil"/>
              <w:right w:val="nil"/>
            </w:tcBorders>
            <w:shd w:val="clear" w:color="auto" w:fill="FFFFFF"/>
            <w:vAlign w:val="center"/>
          </w:tcPr>
          <w:p w14:paraId="06C37185">
            <w:pPr>
              <w:pStyle w:val="47"/>
              <w:bidi w:val="0"/>
              <w:rPr>
                <w:b w:val="0"/>
                <w:color w:val="000000"/>
              </w:rPr>
            </w:pPr>
            <w:r>
              <w:rPr>
                <w:b w:val="0"/>
                <w:color w:val="000000"/>
                <w:lang w:val="en-US" w:eastAsia="zh-CN"/>
              </w:rPr>
              <w:t>1 Byte</w:t>
            </w:r>
          </w:p>
        </w:tc>
        <w:tc>
          <w:tcPr>
            <w:tcW w:w="0" w:type="auto"/>
            <w:tcBorders>
              <w:top w:val="nil"/>
              <w:left w:val="nil"/>
              <w:bottom w:val="nil"/>
              <w:right w:val="nil"/>
            </w:tcBorders>
            <w:shd w:val="clear" w:color="auto" w:fill="FFFFFF"/>
            <w:vAlign w:val="center"/>
          </w:tcPr>
          <w:p w14:paraId="62E0F7B9">
            <w:pPr>
              <w:pStyle w:val="47"/>
              <w:bidi w:val="0"/>
              <w:rPr>
                <w:b w:val="0"/>
                <w:color w:val="000000"/>
              </w:rPr>
            </w:pPr>
            <w:r>
              <w:rPr>
                <w:b w:val="0"/>
                <w:color w:val="000000"/>
                <w:lang w:val="en-US" w:eastAsia="zh-CN"/>
              </w:rPr>
              <w:t>报告此转发失败的中间节点ID。</w:t>
            </w:r>
          </w:p>
        </w:tc>
      </w:tr>
      <w:tr w14:paraId="6D3269FA">
        <w:trPr>
          <w:tblCellSpacing w:w="15" w:type="dxa"/>
        </w:trPr>
        <w:tc>
          <w:tcPr>
            <w:tcW w:w="0" w:type="auto"/>
            <w:tcBorders>
              <w:top w:val="nil"/>
              <w:left w:val="nil"/>
              <w:bottom w:val="single" w:color="000000" w:sz="12" w:space="0"/>
              <w:right w:val="nil"/>
            </w:tcBorders>
            <w:shd w:val="clear" w:color="auto" w:fill="FFFFFF"/>
            <w:vAlign w:val="center"/>
          </w:tcPr>
          <w:p w14:paraId="7550450D">
            <w:pPr>
              <w:pStyle w:val="47"/>
              <w:bidi w:val="0"/>
              <w:rPr>
                <w:b w:val="0"/>
                <w:color w:val="000000"/>
              </w:rPr>
            </w:pPr>
            <w:r>
              <w:rPr>
                <w:b w:val="0"/>
                <w:color w:val="000000"/>
                <w:lang w:val="en-US" w:eastAsia="zh-CN"/>
              </w:rPr>
              <w:t>失败原因</w:t>
            </w:r>
          </w:p>
        </w:tc>
        <w:tc>
          <w:tcPr>
            <w:tcW w:w="0" w:type="auto"/>
            <w:tcBorders>
              <w:top w:val="nil"/>
              <w:left w:val="nil"/>
              <w:bottom w:val="single" w:color="000000" w:sz="12" w:space="0"/>
              <w:right w:val="nil"/>
            </w:tcBorders>
            <w:shd w:val="clear" w:color="auto" w:fill="FFFFFF"/>
            <w:vAlign w:val="center"/>
          </w:tcPr>
          <w:p w14:paraId="4933C7DC">
            <w:pPr>
              <w:pStyle w:val="47"/>
              <w:bidi w:val="0"/>
              <w:rPr>
                <w:b w:val="0"/>
                <w:color w:val="000000"/>
              </w:rPr>
            </w:pPr>
            <w:r>
              <w:rPr>
                <w:b w:val="0"/>
                <w:color w:val="000000"/>
                <w:lang w:val="en-US" w:eastAsia="zh-CN"/>
              </w:rPr>
              <w:t>1 Byte</w:t>
            </w:r>
          </w:p>
        </w:tc>
        <w:tc>
          <w:tcPr>
            <w:tcW w:w="0" w:type="auto"/>
            <w:tcBorders>
              <w:top w:val="nil"/>
              <w:left w:val="nil"/>
              <w:bottom w:val="single" w:color="000000" w:sz="12" w:space="0"/>
              <w:right w:val="nil"/>
            </w:tcBorders>
            <w:shd w:val="clear" w:color="auto" w:fill="FFFFFF"/>
            <w:vAlign w:val="center"/>
          </w:tcPr>
          <w:p w14:paraId="36C02DB2">
            <w:pPr>
              <w:pStyle w:val="47"/>
              <w:bidi w:val="0"/>
              <w:rPr>
                <w:b w:val="0"/>
                <w:color w:val="000000"/>
              </w:rPr>
            </w:pPr>
            <w:r>
              <w:rPr>
                <w:b w:val="0"/>
                <w:color w:val="000000"/>
                <w:lang w:val="en-US" w:eastAsia="zh-CN"/>
              </w:rPr>
              <w:t>1: 无路由表项；2: 下一跳不可达；3: 队列溢出丢弃。</w:t>
            </w:r>
          </w:p>
        </w:tc>
      </w:tr>
    </w:tbl>
    <w:p w14:paraId="574ED57D">
      <w:pPr>
        <w:ind w:left="0" w:leftChars="0" w:firstLine="0" w:firstLineChars="0"/>
      </w:pPr>
    </w:p>
    <w:p w14:paraId="4BB30E87">
      <w:pPr>
        <w:pStyle w:val="3"/>
        <w:bidi w:val="0"/>
      </w:pPr>
      <w:bookmarkStart w:id="66" w:name="_Toc15462"/>
      <w:r>
        <w:t>协议交互流程与状态机设计</w:t>
      </w:r>
      <w:bookmarkEnd w:id="66"/>
    </w:p>
    <w:p w14:paraId="1E1067B8">
      <w:pPr>
        <w:bidi w:val="0"/>
      </w:pPr>
      <w:r>
        <w:t>HNMP 协议的运行依赖于严密的状态机转换与分层交互机制。为了适应异构无人机集群规模大、拓扑动态变化快的特点，本协议将交互流程解耦为“簇内微观协同”与“簇间宏观交互”两个层级，并设计了完善的自愈机制，以确保管理链路的鲁棒性。</w:t>
      </w:r>
    </w:p>
    <w:p w14:paraId="0437F7A4">
      <w:pPr>
        <w:pStyle w:val="4"/>
        <w:bidi w:val="0"/>
      </w:pPr>
      <w:bookmarkStart w:id="67" w:name="_Toc3948"/>
      <w:r>
        <w:t>簇内微观协同流程 (TSN↔SPN：状态上报与局部调控)</w:t>
      </w:r>
      <w:bookmarkEnd w:id="67"/>
    </w:p>
    <w:p w14:paraId="01B6AB1A">
      <w:pPr>
        <w:bidi w:val="0"/>
      </w:pPr>
      <w:r>
        <w:t>簇内交互主要发生在终端子节点（TSN）与代理节点（SPN）之间，属于高频、局部的微观协同。</w:t>
      </w:r>
    </w:p>
    <w:p w14:paraId="68823006">
      <w:pPr>
        <w:bidi w:val="0"/>
      </w:pPr>
      <w:r>
        <w:rPr>
          <w:b/>
          <w:bCs/>
        </w:rPr>
        <w:t xml:space="preserve">状态采集与上报： </w:t>
      </w:r>
      <w:r>
        <w:t>TSN 内部的 HNMP Agent 维护一个本地状态机。在正常飞行状态下，TSN 按照子网配置的周期（如 500ms），采集自身的 CPU 负载、剩余电量、三维位置等信息，并将其编码为极简的 TLV 格式，通过子网内部链路发送给 SPN。</w:t>
      </w:r>
    </w:p>
    <w:p w14:paraId="1B1BE4D8">
      <w:pPr>
        <w:bidi w:val="0"/>
      </w:pPr>
      <w:r>
        <w:rPr>
          <w:b/>
          <w:bCs/>
        </w:rPr>
        <w:t>事件触发机制：</w:t>
      </w:r>
      <w:r>
        <w:t xml:space="preserve"> 当 TSN 发生突发异常（如电量低于 10%、链路中断、偏离航线）时，状态机立即从“稳态”跃迁至“告警态”，无视周期限制，立即向 SPN 发送高优先级的 Trap 告警报文。</w:t>
      </w:r>
    </w:p>
    <w:p w14:paraId="41127407">
      <w:pPr>
        <w:bidi w:val="0"/>
      </w:pPr>
      <w:r>
        <w:rPr>
          <w:b/>
          <w:bCs/>
        </w:rPr>
        <w:t>局部调控：</w:t>
      </w:r>
      <w:r>
        <w:t xml:space="preserve"> SPN 收到 TSN 的状态后，可根据预设的局部策略直接下发微观控制指令（如调整发射功率、避障机动），而无需事事上报全局管理中心（GMC），从而缩短了控制延迟。</w:t>
      </w:r>
    </w:p>
    <w:p w14:paraId="69937EB0">
      <w:pPr>
        <w:pStyle w:val="4"/>
        <w:bidi w:val="0"/>
      </w:pPr>
      <w:bookmarkStart w:id="68" w:name="_Toc26830"/>
      <w:r>
        <w:t>簇间宏观交互流程 (SPN↔GMC：数据汇聚与意图下发)</w:t>
      </w:r>
      <w:bookmarkEnd w:id="68"/>
    </w:p>
    <w:p w14:paraId="0F2CB23E">
      <w:pPr>
        <w:bidi w:val="0"/>
      </w:pPr>
      <w:r>
        <w:t>簇间通信发生在 SPN 与 GMC 之间。为了避免底层海量 TSN 的原始状态直接透传导致骨干网拥塞，SPN 内部署了专门的汇聚处理模块，其状态数据的汇聚与上报严格遵循以下四个阶段：</w:t>
      </w:r>
    </w:p>
    <w:p w14:paraId="2FEC500F">
      <w:pPr>
        <w:bidi w:val="0"/>
        <w:rPr>
          <w:b/>
          <w:bCs/>
        </w:rPr>
      </w:pPr>
      <w:r>
        <w:rPr>
          <w:b/>
          <w:bCs/>
        </w:rPr>
        <w:t xml:space="preserve">第一阶段：数据接收与标准化缓存 </w:t>
      </w:r>
    </w:p>
    <w:p w14:paraId="4C5FF85D">
      <w:pPr>
        <w:bidi w:val="0"/>
      </w:pPr>
      <w:r>
        <w:t>SPN 的底层接口监听异构链路（如数据链串口、蜂窝网 UDP、自组网 UDP）。当收到 TSN 的报文后，剥离底层的物理/链路层头部，提取出纯粹的 HNMP TLV 载荷。同时，SPN 在内存中维护“簇内节点状态表”，每收到一个 TLV 就更新对应无人机 ID 的最新状态，并打上时间戳。</w:t>
      </w:r>
    </w:p>
    <w:p w14:paraId="0FEE1C17">
      <w:pPr>
        <w:bidi w:val="0"/>
        <w:rPr>
          <w:b/>
          <w:bCs/>
        </w:rPr>
      </w:pPr>
      <w:r>
        <w:rPr>
          <w:b/>
          <w:bCs/>
        </w:rPr>
        <w:t>第二阶段：时空聚合机制</w:t>
      </w:r>
    </w:p>
    <w:p w14:paraId="451E5BFB">
      <w:pPr>
        <w:bidi w:val="0"/>
      </w:pPr>
      <w:r>
        <w:t>为避免频繁占用骨干信道，SPN 引入时空二维聚合。在时间维度，SPN 设定汇聚周期（如 2 秒），周期内所有上报仅更新缓存表，不向外发送；在空间维度，时间窗口到达后，SPN 将缓存表中所有 TSN 的 TLV 数据“像拼积木一样”拼接在一起，将多次网络请求合并为单次请求，大幅消除报头开销与信道竞争。</w:t>
      </w:r>
    </w:p>
    <w:p w14:paraId="2621C186">
      <w:pPr>
        <w:bidi w:val="0"/>
        <w:rPr>
          <w:b/>
          <w:bCs/>
        </w:rPr>
      </w:pPr>
      <w:r>
        <w:rPr>
          <w:b/>
          <w:bCs/>
        </w:rPr>
        <w:t xml:space="preserve">第三阶段：语义压缩与差值过滤 </w:t>
      </w:r>
    </w:p>
    <w:p w14:paraId="64452502">
      <w:pPr>
        <w:bidi w:val="0"/>
      </w:pPr>
      <w:r>
        <w:t xml:space="preserve">为进一步榨干带宽，SPN 对 TLV 数据进行智能过滤： </w:t>
      </w:r>
    </w:p>
    <w:p w14:paraId="3C958BC2">
      <w:pPr>
        <w:numPr>
          <w:ilvl w:val="0"/>
          <w:numId w:val="29"/>
        </w:numPr>
        <w:bidi w:val="0"/>
        <w:ind w:left="420" w:leftChars="0" w:hanging="420" w:firstLineChars="0"/>
      </w:pPr>
      <w:r>
        <w:t>状态抑制： 若 TSN 状态正常，SPN 仅用一个标志位（如 Cluster_Health_Flag = 1）代表全簇健康，丢弃冗余正常 TLV。</w:t>
      </w:r>
    </w:p>
    <w:p w14:paraId="051B5E18">
      <w:pPr>
        <w:numPr>
          <w:ilvl w:val="0"/>
          <w:numId w:val="29"/>
        </w:numPr>
        <w:bidi w:val="0"/>
        <w:ind w:left="420" w:leftChars="0" w:hanging="420" w:firstLineChars="0"/>
      </w:pPr>
      <w:r>
        <w:t>差值上报： 针对连续变化的位置信息，SPN 仅计算当前值与上次汇报值的差值 (ΔX,ΔY,ΔZ)。若无人机悬停，差值趋零，则直接过滤该位置 TLV。</w:t>
      </w:r>
    </w:p>
    <w:p w14:paraId="0A544DE8">
      <w:pPr>
        <w:numPr>
          <w:ilvl w:val="0"/>
          <w:numId w:val="29"/>
        </w:numPr>
        <w:bidi w:val="0"/>
        <w:ind w:left="420" w:leftChars="0" w:hanging="420" w:firstLineChars="0"/>
      </w:pPr>
      <w:r>
        <w:t>统计聚合： 对于全局指标，SPN 直接计算极值或均值。例如，不汇报全部节点电量，而是上报：“簇内最低电量 20%（节点ID 5），平均电量 65%”。</w:t>
      </w:r>
    </w:p>
    <w:p w14:paraId="7A1B7332">
      <w:pPr>
        <w:bidi w:val="0"/>
        <w:rPr>
          <w:b/>
          <w:bCs/>
        </w:rPr>
      </w:pPr>
      <w:r>
        <w:rPr>
          <w:b/>
          <w:bCs/>
        </w:rPr>
        <w:t>第四阶段：骨干网重封装与路由发送</w:t>
      </w:r>
    </w:p>
    <w:p w14:paraId="1C9778D8">
      <w:pPr>
        <w:bidi w:val="0"/>
      </w:pPr>
      <w:r>
        <w:t>经过拼接与压缩后，SPN 生成包含多节点信息的“簇状态汇聚报文”。将其加上统一的 HNMP 协议头封装进 UDP 数据报中，目的 IP 指向 GMC，最后交由骨干网的动态路由协议多跳中继至 GMC。</w:t>
      </w:r>
    </w:p>
    <w:p w14:paraId="175DA930">
      <w:pPr>
        <w:bidi w:val="0"/>
      </w:pPr>
      <w:r>
        <w:t>在下行方向，GMC 通过发送高级声明式指令（宏观意图）给 SPN。SPN 收到后，其状态机将宏观意图“翻译”为具体的飞行航点与任务策略，再下发给各个 TSN，形成管理闭环。</w:t>
      </w:r>
    </w:p>
    <w:p w14:paraId="33F8CBEC">
      <w:pPr>
        <w:pStyle w:val="4"/>
        <w:bidi w:val="0"/>
      </w:pPr>
      <w:bookmarkStart w:id="69" w:name="_Toc14330"/>
      <w:r>
        <w:t>动态拓扑下的主备切换与协议自愈流程</w:t>
      </w:r>
      <w:bookmarkEnd w:id="69"/>
    </w:p>
    <w:p w14:paraId="66D2395C">
      <w:pPr>
        <w:bidi w:val="0"/>
      </w:pPr>
      <w:r>
        <w:t>在复杂的战场或应急救援环境中，SPN 作为簇内的核心网关，存在单点失效的风险。为此，HNMP 协议设计了基于心跳侦听的主备切换状态机：</w:t>
      </w:r>
    </w:p>
    <w:p w14:paraId="225C35BE">
      <w:pPr>
        <w:bidi w:val="0"/>
      </w:pPr>
      <w:r>
        <w:rPr>
          <w:b/>
          <w:bCs/>
        </w:rPr>
        <w:t>备用节点选举：</w:t>
      </w:r>
      <w:r>
        <w:t>在簇内初始化时，除了主 SPN 外，系统会根据节点的计算能力与剩余电量，选举出一个或多个备用代理节点。</w:t>
      </w:r>
    </w:p>
    <w:p w14:paraId="2B16FF4E">
      <w:pPr>
        <w:bidi w:val="0"/>
      </w:pPr>
      <w:r>
        <w:rPr>
          <w:b/>
          <w:bCs/>
        </w:rPr>
        <w:t>状态同步与心跳监听：</w:t>
      </w:r>
      <w:r>
        <w:t xml:space="preserve">主 SPN 在周期性向 GMC 汇报的同时，会向 </w:t>
      </w:r>
      <w:r>
        <w:rPr>
          <w:rFonts w:hint="eastAsia"/>
          <w:lang w:eastAsia="zh-CN"/>
        </w:rPr>
        <w:t>备用</w:t>
      </w:r>
      <w:r>
        <w:t xml:space="preserve"> SPN 发送轻量级的状态同步帧。</w:t>
      </w:r>
      <w:r>
        <w:rPr>
          <w:rFonts w:hint="eastAsia"/>
          <w:lang w:eastAsia="zh-CN"/>
        </w:rPr>
        <w:t>备用</w:t>
      </w:r>
      <w:r>
        <w:t xml:space="preserve"> SPN 处于“监听态”，实时监控主 SPN 的心跳。</w:t>
      </w:r>
    </w:p>
    <w:p w14:paraId="7AE93DB6">
      <w:pPr>
        <w:bidi w:val="0"/>
      </w:pPr>
      <w:r>
        <w:rPr>
          <w:b/>
          <w:bCs/>
        </w:rPr>
        <w:t>故障接管：</w:t>
      </w:r>
      <w:r>
        <w:t xml:space="preserve">若 </w:t>
      </w:r>
      <w:r>
        <w:rPr>
          <w:rFonts w:hint="eastAsia"/>
          <w:lang w:eastAsia="zh-CN"/>
        </w:rPr>
        <w:t>备用</w:t>
      </w:r>
      <w:r>
        <w:t xml:space="preserve"> SPN 在连续 NNN 个周期内未收到主 SPN 的心跳，其状态机将触发“主备切换”事件。</w:t>
      </w:r>
      <w:r>
        <w:rPr>
          <w:rFonts w:hint="eastAsia"/>
          <w:lang w:eastAsia="zh-CN"/>
        </w:rPr>
        <w:t>备用</w:t>
      </w:r>
      <w:r>
        <w:t xml:space="preserve"> SPN 立即跃迁为“主态”，接管簇内 TSN 的状态表，并向 GMC 发送拓扑更新报文，确保网络管理链路在动态拓扑下的快速自愈。</w:t>
      </w:r>
    </w:p>
    <w:p w14:paraId="01B9C61B">
      <w:pPr>
        <w:pStyle w:val="52"/>
        <w:bidi w:val="0"/>
        <w:rPr>
          <w:i w:val="0"/>
          <w:iCs w:val="0"/>
          <w:caps w:val="0"/>
          <w:color w:val="000000"/>
          <w:spacing w:val="0"/>
          <w:u w:val="none"/>
        </w:rPr>
      </w:pPr>
      <w:r>
        <w:drawing>
          <wp:anchor distT="0" distB="0" distL="114300" distR="114300" simplePos="0" relativeHeight="251665408" behindDoc="0" locked="0" layoutInCell="1" allowOverlap="1">
            <wp:simplePos x="0" y="0"/>
            <wp:positionH relativeFrom="column">
              <wp:posOffset>160020</wp:posOffset>
            </wp:positionH>
            <wp:positionV relativeFrom="paragraph">
              <wp:posOffset>55880</wp:posOffset>
            </wp:positionV>
            <wp:extent cx="5394325" cy="5244465"/>
            <wp:effectExtent l="0" t="0" r="15875" b="13335"/>
            <wp:wrapTopAndBottom/>
            <wp:docPr id="1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6"/>
                    <pic:cNvPicPr>
                      <a:picLocks noChangeAspect="1"/>
                    </pic:cNvPicPr>
                  </pic:nvPicPr>
                  <pic:blipFill>
                    <a:blip r:embed="rId59"/>
                    <a:stretch>
                      <a:fillRect/>
                    </a:stretch>
                  </pic:blipFill>
                  <pic:spPr>
                    <a:xfrm>
                      <a:off x="0" y="0"/>
                      <a:ext cx="5394325" cy="5244465"/>
                    </a:xfrm>
                    <a:prstGeom prst="rect">
                      <a:avLst/>
                    </a:prstGeom>
                    <a:noFill/>
                    <a:ln>
                      <a:noFill/>
                    </a:ln>
                  </pic:spPr>
                </pic:pic>
              </a:graphicData>
            </a:graphic>
          </wp:anchor>
        </w:drawing>
      </w:r>
      <w:r>
        <w:rPr>
          <w:rFonts w:hint="eastAsia"/>
          <w:lang w:val="en-US" w:eastAsia="zh-CN"/>
        </w:rPr>
        <w:t>图4-2 备用SPN选举流程图</w:t>
      </w:r>
    </w:p>
    <w:p w14:paraId="0A962A1E">
      <w:pPr>
        <w:pStyle w:val="3"/>
        <w:bidi w:val="0"/>
      </w:pPr>
      <w:bookmarkStart w:id="70" w:name="_Toc114"/>
      <w:r>
        <w:t>协议开销与效能评估</w:t>
      </w:r>
      <w:bookmarkEnd w:id="70"/>
    </w:p>
    <w:p w14:paraId="34EE8CA4">
      <w:pPr>
        <w:pStyle w:val="4"/>
        <w:bidi w:val="0"/>
      </w:pPr>
      <w:r>
        <w:t>信令开销与带宽占用分析</w:t>
      </w:r>
    </w:p>
    <w:p w14:paraId="7AC19B44">
      <w:pPr>
        <w:bidi w:val="0"/>
      </w:pPr>
      <w:r>
        <w:t>异构无人机集群在窄带或自组网环境下的核心痛点是带宽受限。本协议通过“周期性主动上报”与“宏观意图驱动”机制，显著降低了管理信令开销。</w:t>
      </w:r>
    </w:p>
    <w:p w14:paraId="0E3DE07E">
      <w:pPr>
        <w:bidi w:val="0"/>
      </w:pPr>
      <w:r>
        <w:rPr>
          <w:b/>
          <w:bCs/>
        </w:rPr>
        <w:t>簇内微观开销对比：</w:t>
      </w:r>
      <w:r>
        <w:t xml:space="preserve"> 假设簇内有 </w:t>
      </w:r>
      <w:r>
        <w:rPr>
          <w:rFonts w:hint="eastAsia"/>
          <w:lang w:val="en-US" w:eastAsia="zh-CN"/>
        </w:rPr>
        <w:t>N</w:t>
      </w:r>
      <w:r>
        <w:t xml:space="preserve"> 架 TSN，状态更新周期为 T。在传统的“轮询-应答”机制下，SPN 每周期需下发</w:t>
      </w:r>
      <w:r>
        <w:rPr>
          <w:rFonts w:hint="eastAsia"/>
          <w:lang w:val="en-US" w:eastAsia="zh-CN"/>
        </w:rPr>
        <w:t xml:space="preserve"> </w:t>
      </w:r>
      <w:r>
        <w:t>N 条轮询指令并接收 N 条响应，信令交互次数为 2N。采用本协议的主动上报机制后，TSN 依据本地定时器主动发送状态，信令交互次数降为 N。结合最小集短码映射，单条状态报文有效载荷可压缩至数个字节，簇内下行带宽占用率理论上降低。</w:t>
      </w:r>
    </w:p>
    <w:p w14:paraId="161283FF">
      <w:pPr>
        <w:bidi w:val="0"/>
      </w:pPr>
      <w:r>
        <w:rPr>
          <w:b/>
          <w:bCs/>
        </w:rPr>
        <w:t>簇间宏观开销对比：</w:t>
      </w:r>
      <w:r>
        <w:t xml:space="preserve"> 传统微操模式下，GMC 需向每架无人机下发具体航点，骨干网带宽开销与集群规模呈 O(N) 的线性增长关系。采用本协议后，GMC 仅需向 SPN 发送一条宏观意图报文，开销降为 O(1) 复杂度。SPN 上报时采用多跳聚合机制，将 </w:t>
      </w:r>
      <w:r>
        <w:rPr>
          <w:rFonts w:hint="eastAsia"/>
          <w:lang w:val="en-US" w:eastAsia="zh-CN"/>
        </w:rPr>
        <w:t>N</w:t>
      </w:r>
      <w:r>
        <w:t xml:space="preserve"> 架无人机状态融合成单一复合报文，极大节省了骨干链路带宽。</w:t>
      </w:r>
    </w:p>
    <w:p w14:paraId="5E5FCD3D">
      <w:pPr>
        <w:pStyle w:val="4"/>
        <w:bidi w:val="0"/>
      </w:pPr>
      <w:r>
        <w:t>端到端时延与实时性评估</w:t>
      </w:r>
    </w:p>
    <w:p w14:paraId="1BE9E18F">
      <w:pPr>
        <w:bidi w:val="0"/>
      </w:pPr>
      <w:r>
        <w:t>管理协议的时延主要由传输时延、处理时延和排队时延构成。本协议通过跨层优化，保障了高优先级指令的硬实时性。</w:t>
      </w:r>
    </w:p>
    <w:p w14:paraId="28346977">
      <w:pPr>
        <w:bidi w:val="0"/>
      </w:pPr>
      <w:r>
        <w:t>高优先级告警时延： 当 TSN 触发局部异常告警时，得益于 QoS 抢占式队列与零拷贝技术，告警报文能够绕过常规状态数据的排队队列。相比于传统的 FIFO 队列，高优先级告警的排队时延 ΔTqueue→0，确保突发事件在毫秒级传递至 SPN。</w:t>
      </w:r>
    </w:p>
    <w:p w14:paraId="4B0D7EAA">
      <w:pPr>
        <w:bidi w:val="0"/>
      </w:pPr>
      <w:r>
        <w:t>异构跨网时延控制： 在数据链等极低带宽环境下，常规协议易因缓冲区溢出导致时延激增（缓冲膨胀）。本协议引入带有时间戳的时效感知丢弃策略，主动丢弃陈旧状态报文，确保接收端获取最新遥测数据，有效控制了端到端最大时延上界。</w:t>
      </w:r>
    </w:p>
    <w:p w14:paraId="7DC5723A">
      <w:pPr>
        <w:pStyle w:val="4"/>
        <w:bidi w:val="0"/>
      </w:pPr>
      <w:r>
        <w:t>动态拓扑下的自愈效能评估</w:t>
      </w:r>
    </w:p>
    <w:p w14:paraId="35356FBF">
      <w:pPr>
        <w:bidi w:val="0"/>
      </w:pPr>
      <w:r>
        <w:t>在强对抗或高动态环境下，SPN 节点的失效会导致簇内管理瘫痪。本协议设计的“主备 SPN 机制”大幅缩短了网络自愈时间。</w:t>
      </w:r>
    </w:p>
    <w:p w14:paraId="18C40606">
      <w:pPr>
        <w:bidi w:val="0"/>
      </w:pPr>
      <w:r>
        <w:rPr>
          <w:b/>
          <w:bCs/>
        </w:rPr>
        <w:t>传统全局重选耗时：</w:t>
      </w:r>
      <w:r>
        <w:t xml:space="preserve"> 传统选举算法在主节点失效后，需经历失效检测、全局状态广播、拓扑重构与状态同步。其自愈时间 Ttraditional 通常在秒级甚至十秒级。</w:t>
      </w:r>
    </w:p>
    <w:p w14:paraId="637E5D20">
      <w:pPr>
        <w:bidi w:val="0"/>
      </w:pPr>
      <w:r>
        <w:rPr>
          <w:b/>
          <w:bCs/>
        </w:rPr>
        <w:t>主备无缝切换耗时：</w:t>
      </w:r>
      <w:r>
        <w:t xml:space="preserve"> 备用 SPN 在平时已通过心跳同步了完整的簇内状态表与宏观意图。当主 SPN 失效时，自愈时间 Tproposed 仅包含“失效检测时间（连续 NNN 个心跳周期）”与“角色广播时间”：</w:t>
      </w:r>
    </w:p>
    <w:p w14:paraId="51605779">
      <w:pPr>
        <w:bidi w:val="0"/>
      </w:pPr>
      <w:r>
        <w:t>Tproposed=N⋅Theartbeat+Tbroadcast</w:t>
      </w:r>
    </w:p>
    <w:p w14:paraId="17D05F5C">
      <w:pPr>
        <w:bidi w:val="0"/>
      </w:pPr>
      <w:r>
        <w:t>协议逻辑层的切换时间被压缩至百毫秒级别，TSN 仅需更新本地逻辑映射表即可恢复上报，实现了对底层物理拓扑剧变的快速自愈。</w:t>
      </w:r>
    </w:p>
    <w:p w14:paraId="105B29AC">
      <w:pPr>
        <w:pStyle w:val="4"/>
        <w:bidi w:val="0"/>
      </w:pPr>
      <w:r>
        <w:t>仿真实验与参数配置</w:t>
      </w:r>
    </w:p>
    <w:p w14:paraId="3EA7C5CF">
      <w:pPr>
        <w:bidi w:val="0"/>
      </w:pPr>
      <w:r>
        <w:t>为量化评估本协议的性能，本文基于 NS-3 网络仿真平台构建了异构无人机集群综合验证环境。实验对比了“传统微操轮询协议”与“本文提出的统一管理协议”。仿真场景模拟 1 个地面管控中心（GMC）对包含 3 个分簇、共 30 架普通节点（TSN）的集群进行跨网段管理。核心仿真参数如表 4-1 所示：</w:t>
      </w:r>
    </w:p>
    <w:p w14:paraId="1067E070">
      <w:pPr>
        <w:pStyle w:val="49"/>
        <w:bidi w:val="0"/>
      </w:pPr>
      <w:r>
        <w:t>表 4-1 异构集群管理协议仿真参数设置表</w:t>
      </w:r>
    </w:p>
    <w:tbl>
      <w:tblPr>
        <w:tblStyle w:val="2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3"/>
        <w:gridCol w:w="2375"/>
        <w:gridCol w:w="3183"/>
        <w:gridCol w:w="1903"/>
      </w:tblGrid>
      <w:tr w14:paraId="26658ECA">
        <w:trPr>
          <w:tblHeader/>
          <w:tblCellSpacing w:w="15" w:type="dxa"/>
        </w:trPr>
        <w:tc>
          <w:tcPr>
            <w:tcW w:w="1088" w:type="dxa"/>
            <w:shd w:val="clear" w:color="auto" w:fill="auto"/>
            <w:vAlign w:val="center"/>
          </w:tcPr>
          <w:p w14:paraId="374814DC">
            <w:pPr>
              <w:pStyle w:val="47"/>
              <w:bidi w:val="0"/>
            </w:pPr>
            <w:r>
              <w:rPr>
                <w:lang w:val="en-US" w:eastAsia="zh-CN"/>
              </w:rPr>
              <w:t>参数类别</w:t>
            </w:r>
          </w:p>
        </w:tc>
        <w:tc>
          <w:tcPr>
            <w:tcW w:w="2345" w:type="dxa"/>
            <w:shd w:val="clear" w:color="auto" w:fill="auto"/>
            <w:vAlign w:val="center"/>
          </w:tcPr>
          <w:p w14:paraId="249BB220">
            <w:pPr>
              <w:pStyle w:val="47"/>
              <w:bidi w:val="0"/>
            </w:pPr>
            <w:r>
              <w:rPr>
                <w:lang w:val="en-US" w:eastAsia="zh-CN"/>
              </w:rPr>
              <w:t>参数名称</w:t>
            </w:r>
          </w:p>
        </w:tc>
        <w:tc>
          <w:tcPr>
            <w:tcW w:w="3153" w:type="dxa"/>
            <w:shd w:val="clear" w:color="auto" w:fill="auto"/>
            <w:vAlign w:val="center"/>
          </w:tcPr>
          <w:p w14:paraId="34484656">
            <w:pPr>
              <w:pStyle w:val="47"/>
              <w:bidi w:val="0"/>
            </w:pPr>
            <w:r>
              <w:rPr>
                <w:lang w:val="en-US" w:eastAsia="zh-CN"/>
              </w:rPr>
              <w:t>设定值</w:t>
            </w:r>
          </w:p>
        </w:tc>
        <w:tc>
          <w:tcPr>
            <w:tcW w:w="1858" w:type="dxa"/>
            <w:shd w:val="clear" w:color="auto" w:fill="auto"/>
            <w:vAlign w:val="center"/>
          </w:tcPr>
          <w:p w14:paraId="78C8CE7F">
            <w:pPr>
              <w:pStyle w:val="47"/>
              <w:bidi w:val="0"/>
            </w:pPr>
            <w:r>
              <w:rPr>
                <w:lang w:val="en-US" w:eastAsia="zh-CN"/>
              </w:rPr>
              <w:t>备注说明</w:t>
            </w:r>
          </w:p>
        </w:tc>
      </w:tr>
      <w:tr w14:paraId="7B63DC9E">
        <w:trPr>
          <w:tblCellSpacing w:w="15" w:type="dxa"/>
        </w:trPr>
        <w:tc>
          <w:tcPr>
            <w:tcW w:w="1088" w:type="dxa"/>
            <w:vMerge w:val="restart"/>
            <w:shd w:val="clear" w:color="auto" w:fill="auto"/>
            <w:vAlign w:val="center"/>
          </w:tcPr>
          <w:p w14:paraId="106033A9">
            <w:pPr>
              <w:pStyle w:val="47"/>
              <w:bidi w:val="0"/>
            </w:pPr>
            <w:r>
              <w:rPr>
                <w:lang w:val="en-US" w:eastAsia="zh-CN"/>
              </w:rPr>
              <w:t>全局环境</w:t>
            </w:r>
          </w:p>
        </w:tc>
        <w:tc>
          <w:tcPr>
            <w:tcW w:w="2345" w:type="dxa"/>
            <w:shd w:val="clear" w:color="auto" w:fill="auto"/>
            <w:vAlign w:val="center"/>
          </w:tcPr>
          <w:p w14:paraId="068224A0">
            <w:pPr>
              <w:pStyle w:val="47"/>
              <w:bidi w:val="0"/>
            </w:pPr>
            <w:r>
              <w:rPr>
                <w:lang w:val="en-US" w:eastAsia="zh-CN"/>
              </w:rPr>
              <w:t>仿真平台</w:t>
            </w:r>
          </w:p>
        </w:tc>
        <w:tc>
          <w:tcPr>
            <w:tcW w:w="3153" w:type="dxa"/>
            <w:shd w:val="clear" w:color="auto" w:fill="auto"/>
            <w:vAlign w:val="center"/>
          </w:tcPr>
          <w:p w14:paraId="4F24625D">
            <w:pPr>
              <w:pStyle w:val="47"/>
              <w:bidi w:val="0"/>
            </w:pPr>
            <w:r>
              <w:rPr>
                <w:lang w:val="en-US" w:eastAsia="zh-CN"/>
              </w:rPr>
              <w:t>NS-3 (v3.38)</w:t>
            </w:r>
          </w:p>
        </w:tc>
        <w:tc>
          <w:tcPr>
            <w:tcW w:w="1858" w:type="dxa"/>
            <w:shd w:val="clear" w:color="auto" w:fill="auto"/>
            <w:vAlign w:val="center"/>
          </w:tcPr>
          <w:p w14:paraId="34F00F6C">
            <w:pPr>
              <w:pStyle w:val="47"/>
              <w:bidi w:val="0"/>
            </w:pPr>
            <w:r>
              <w:rPr>
                <w:lang w:val="en-US" w:eastAsia="zh-CN"/>
              </w:rPr>
              <w:t>结合自定义异构网络适配中间件模块</w:t>
            </w:r>
          </w:p>
        </w:tc>
      </w:tr>
      <w:tr w14:paraId="333FB39C">
        <w:trPr>
          <w:tblCellSpacing w:w="15" w:type="dxa"/>
        </w:trPr>
        <w:tc>
          <w:tcPr>
            <w:tcW w:w="1088" w:type="dxa"/>
            <w:vMerge w:val="continue"/>
            <w:shd w:val="clear" w:color="auto" w:fill="auto"/>
            <w:vAlign w:val="center"/>
          </w:tcPr>
          <w:p w14:paraId="697137B2">
            <w:pPr>
              <w:pStyle w:val="47"/>
              <w:bidi w:val="0"/>
              <w:rPr>
                <w:rFonts w:hint="eastAsia"/>
              </w:rPr>
            </w:pPr>
          </w:p>
        </w:tc>
        <w:tc>
          <w:tcPr>
            <w:tcW w:w="2345" w:type="dxa"/>
            <w:shd w:val="clear" w:color="auto" w:fill="auto"/>
            <w:vAlign w:val="center"/>
          </w:tcPr>
          <w:p w14:paraId="75FB264C">
            <w:pPr>
              <w:pStyle w:val="47"/>
              <w:bidi w:val="0"/>
            </w:pPr>
            <w:r>
              <w:rPr>
                <w:lang w:val="en-US" w:eastAsia="zh-CN"/>
              </w:rPr>
              <w:t>仿真时长</w:t>
            </w:r>
          </w:p>
        </w:tc>
        <w:tc>
          <w:tcPr>
            <w:tcW w:w="3153" w:type="dxa"/>
            <w:shd w:val="clear" w:color="auto" w:fill="auto"/>
            <w:vAlign w:val="center"/>
          </w:tcPr>
          <w:p w14:paraId="1CB1DB46">
            <w:pPr>
              <w:pStyle w:val="47"/>
              <w:bidi w:val="0"/>
            </w:pPr>
            <w:r>
              <w:rPr>
                <w:lang w:val="en-US" w:eastAsia="zh-CN"/>
              </w:rPr>
              <w:t>600s</w:t>
            </w:r>
          </w:p>
        </w:tc>
        <w:tc>
          <w:tcPr>
            <w:tcW w:w="1858" w:type="dxa"/>
            <w:shd w:val="clear" w:color="auto" w:fill="auto"/>
            <w:vAlign w:val="center"/>
          </w:tcPr>
          <w:p w14:paraId="18C500A9">
            <w:pPr>
              <w:pStyle w:val="47"/>
              <w:bidi w:val="0"/>
            </w:pPr>
            <w:r>
              <w:rPr>
                <w:lang w:val="en-US" w:eastAsia="zh-CN"/>
              </w:rPr>
              <w:t>包含起飞组网、平飞巡航与突发节点失效阶段</w:t>
            </w:r>
          </w:p>
        </w:tc>
      </w:tr>
      <w:tr w14:paraId="5FFE9E8A">
        <w:trPr>
          <w:tblCellSpacing w:w="15" w:type="dxa"/>
        </w:trPr>
        <w:tc>
          <w:tcPr>
            <w:tcW w:w="1088" w:type="dxa"/>
            <w:vMerge w:val="continue"/>
            <w:shd w:val="clear" w:color="auto" w:fill="auto"/>
            <w:vAlign w:val="center"/>
          </w:tcPr>
          <w:p w14:paraId="021AD6AB">
            <w:pPr>
              <w:pStyle w:val="47"/>
              <w:bidi w:val="0"/>
              <w:rPr>
                <w:rFonts w:hint="eastAsia"/>
              </w:rPr>
            </w:pPr>
          </w:p>
        </w:tc>
        <w:tc>
          <w:tcPr>
            <w:tcW w:w="2345" w:type="dxa"/>
            <w:shd w:val="clear" w:color="auto" w:fill="auto"/>
            <w:vAlign w:val="center"/>
          </w:tcPr>
          <w:p w14:paraId="42475BBD">
            <w:pPr>
              <w:pStyle w:val="47"/>
              <w:bidi w:val="0"/>
            </w:pPr>
            <w:r>
              <w:rPr>
                <w:lang w:val="en-US" w:eastAsia="zh-CN"/>
              </w:rPr>
              <w:t>集群规模</w:t>
            </w:r>
          </w:p>
        </w:tc>
        <w:tc>
          <w:tcPr>
            <w:tcW w:w="3153" w:type="dxa"/>
            <w:shd w:val="clear" w:color="auto" w:fill="auto"/>
            <w:vAlign w:val="center"/>
          </w:tcPr>
          <w:p w14:paraId="17557AB2">
            <w:pPr>
              <w:pStyle w:val="47"/>
              <w:bidi w:val="0"/>
            </w:pPr>
            <w:r>
              <w:rPr>
                <w:lang w:val="en-US" w:eastAsia="zh-CN"/>
              </w:rPr>
              <w:t>1 GMC + 3 SPN + 30 TSN</w:t>
            </w:r>
          </w:p>
        </w:tc>
        <w:tc>
          <w:tcPr>
            <w:tcW w:w="1858" w:type="dxa"/>
            <w:shd w:val="clear" w:color="auto" w:fill="auto"/>
            <w:vAlign w:val="center"/>
          </w:tcPr>
          <w:p w14:paraId="2D7CEEED">
            <w:pPr>
              <w:pStyle w:val="47"/>
              <w:bidi w:val="0"/>
            </w:pPr>
            <w:r>
              <w:rPr>
                <w:lang w:val="en-US" w:eastAsia="zh-CN"/>
              </w:rPr>
              <w:t>每个簇包含 1 个主 SPN，1 个备 SPN，8 个普通 TSN</w:t>
            </w:r>
          </w:p>
        </w:tc>
      </w:tr>
      <w:tr w14:paraId="0089D3AF">
        <w:trPr>
          <w:tblCellSpacing w:w="15" w:type="dxa"/>
        </w:trPr>
        <w:tc>
          <w:tcPr>
            <w:tcW w:w="1088" w:type="dxa"/>
            <w:vMerge w:val="restart"/>
            <w:shd w:val="clear" w:color="auto" w:fill="auto"/>
            <w:vAlign w:val="center"/>
          </w:tcPr>
          <w:p w14:paraId="5143EC9B">
            <w:pPr>
              <w:pStyle w:val="47"/>
              <w:bidi w:val="0"/>
            </w:pPr>
            <w:r>
              <w:rPr>
                <w:lang w:val="en-US" w:eastAsia="zh-CN"/>
              </w:rPr>
              <w:t>异构链路</w:t>
            </w:r>
          </w:p>
        </w:tc>
        <w:tc>
          <w:tcPr>
            <w:tcW w:w="2345" w:type="dxa"/>
            <w:shd w:val="clear" w:color="auto" w:fill="auto"/>
            <w:vAlign w:val="center"/>
          </w:tcPr>
          <w:p w14:paraId="635E6639">
            <w:pPr>
              <w:pStyle w:val="47"/>
              <w:bidi w:val="0"/>
            </w:pPr>
            <w:r>
              <w:rPr>
                <w:lang w:val="en-US" w:eastAsia="zh-CN"/>
              </w:rPr>
              <w:t>簇内自组网</w:t>
            </w:r>
          </w:p>
        </w:tc>
        <w:tc>
          <w:tcPr>
            <w:tcW w:w="3153" w:type="dxa"/>
            <w:shd w:val="clear" w:color="auto" w:fill="auto"/>
            <w:vAlign w:val="center"/>
          </w:tcPr>
          <w:p w14:paraId="7E853061">
            <w:pPr>
              <w:pStyle w:val="47"/>
              <w:bidi w:val="0"/>
            </w:pPr>
            <w:r>
              <w:rPr>
                <w:lang w:val="en-US" w:eastAsia="zh-CN"/>
              </w:rPr>
              <w:t>IEEE 802.11s, 54Mbps</w:t>
            </w:r>
          </w:p>
        </w:tc>
        <w:tc>
          <w:tcPr>
            <w:tcW w:w="1858" w:type="dxa"/>
            <w:shd w:val="clear" w:color="auto" w:fill="auto"/>
            <w:vAlign w:val="center"/>
          </w:tcPr>
          <w:p w14:paraId="7938BC9F">
            <w:pPr>
              <w:pStyle w:val="47"/>
              <w:bidi w:val="0"/>
            </w:pPr>
            <w:r>
              <w:rPr>
                <w:lang w:val="en-US" w:eastAsia="zh-CN"/>
              </w:rPr>
              <w:t>模拟高动态、多跳簇内宽带通信，最大距离 2km</w:t>
            </w:r>
          </w:p>
        </w:tc>
      </w:tr>
      <w:tr w14:paraId="1EA2F59A">
        <w:trPr>
          <w:tblCellSpacing w:w="15" w:type="dxa"/>
        </w:trPr>
        <w:tc>
          <w:tcPr>
            <w:tcW w:w="1088" w:type="dxa"/>
            <w:vMerge w:val="continue"/>
            <w:shd w:val="clear" w:color="auto" w:fill="auto"/>
            <w:vAlign w:val="center"/>
          </w:tcPr>
          <w:p w14:paraId="472711C1">
            <w:pPr>
              <w:pStyle w:val="47"/>
              <w:bidi w:val="0"/>
              <w:rPr>
                <w:rFonts w:hint="eastAsia"/>
              </w:rPr>
            </w:pPr>
          </w:p>
        </w:tc>
        <w:tc>
          <w:tcPr>
            <w:tcW w:w="2345" w:type="dxa"/>
            <w:shd w:val="clear" w:color="auto" w:fill="auto"/>
            <w:vAlign w:val="center"/>
          </w:tcPr>
          <w:p w14:paraId="191204E1">
            <w:pPr>
              <w:pStyle w:val="47"/>
              <w:bidi w:val="0"/>
            </w:pPr>
            <w:r>
              <w:rPr>
                <w:lang w:val="en-US" w:eastAsia="zh-CN"/>
              </w:rPr>
              <w:t>骨干蜂窝网</w:t>
            </w:r>
          </w:p>
        </w:tc>
        <w:tc>
          <w:tcPr>
            <w:tcW w:w="3153" w:type="dxa"/>
            <w:shd w:val="clear" w:color="auto" w:fill="auto"/>
            <w:vAlign w:val="center"/>
          </w:tcPr>
          <w:p w14:paraId="23711299">
            <w:pPr>
              <w:pStyle w:val="47"/>
              <w:bidi w:val="0"/>
            </w:pPr>
            <w:r>
              <w:rPr>
                <w:lang w:val="en-US" w:eastAsia="zh-CN"/>
              </w:rPr>
              <w:t>100Mbps</w:t>
            </w:r>
            <w:r>
              <w:rPr>
                <w:rFonts w:hint="eastAsia"/>
                <w:lang w:val="en-US" w:eastAsia="zh-CN"/>
              </w:rPr>
              <w:t>，</w:t>
            </w:r>
            <w:r>
              <w:rPr>
                <w:lang w:val="en-US" w:eastAsia="zh-CN"/>
              </w:rPr>
              <w:t>基础时延 15ms</w:t>
            </w:r>
          </w:p>
        </w:tc>
        <w:tc>
          <w:tcPr>
            <w:tcW w:w="1858" w:type="dxa"/>
            <w:shd w:val="clear" w:color="auto" w:fill="auto"/>
            <w:vAlign w:val="center"/>
          </w:tcPr>
          <w:p w14:paraId="69D2251B">
            <w:pPr>
              <w:pStyle w:val="47"/>
              <w:bidi w:val="0"/>
            </w:pPr>
            <w:r>
              <w:rPr>
                <w:lang w:val="en-US" w:eastAsia="zh-CN"/>
              </w:rPr>
              <w:t>模拟 GMC 与 SPN 之间的主用骨干链路</w:t>
            </w:r>
          </w:p>
        </w:tc>
      </w:tr>
      <w:tr w14:paraId="543BC11C">
        <w:trPr>
          <w:tblCellSpacing w:w="15" w:type="dxa"/>
        </w:trPr>
        <w:tc>
          <w:tcPr>
            <w:tcW w:w="1088" w:type="dxa"/>
            <w:vMerge w:val="continue"/>
            <w:shd w:val="clear" w:color="auto" w:fill="auto"/>
            <w:vAlign w:val="center"/>
          </w:tcPr>
          <w:p w14:paraId="1EF668B9">
            <w:pPr>
              <w:pStyle w:val="47"/>
              <w:bidi w:val="0"/>
              <w:rPr>
                <w:rFonts w:hint="eastAsia"/>
              </w:rPr>
            </w:pPr>
          </w:p>
        </w:tc>
        <w:tc>
          <w:tcPr>
            <w:tcW w:w="2345" w:type="dxa"/>
            <w:shd w:val="clear" w:color="auto" w:fill="auto"/>
            <w:vAlign w:val="center"/>
          </w:tcPr>
          <w:p w14:paraId="6A2EF1EB">
            <w:pPr>
              <w:pStyle w:val="47"/>
              <w:bidi w:val="0"/>
            </w:pPr>
            <w:r>
              <w:rPr>
                <w:lang w:val="en-US" w:eastAsia="zh-CN"/>
              </w:rPr>
              <w:t>窄带数据链</w:t>
            </w:r>
          </w:p>
        </w:tc>
        <w:tc>
          <w:tcPr>
            <w:tcW w:w="3153" w:type="dxa"/>
            <w:shd w:val="clear" w:color="auto" w:fill="auto"/>
            <w:vAlign w:val="center"/>
          </w:tcPr>
          <w:p w14:paraId="56197540">
            <w:pPr>
              <w:pStyle w:val="47"/>
              <w:bidi w:val="0"/>
            </w:pPr>
            <w:r>
              <w:rPr>
                <w:lang w:val="en-US" w:eastAsia="zh-CN"/>
              </w:rPr>
              <w:t>9.6kbps</w:t>
            </w:r>
            <w:r>
              <w:rPr>
                <w:rFonts w:hint="eastAsia"/>
                <w:lang w:val="en-US" w:eastAsia="zh-CN"/>
              </w:rPr>
              <w:t>，</w:t>
            </w:r>
            <w:r>
              <w:rPr>
                <w:lang w:val="en-US" w:eastAsia="zh-CN"/>
              </w:rPr>
              <w:t>TDMA 体制</w:t>
            </w:r>
          </w:p>
        </w:tc>
        <w:tc>
          <w:tcPr>
            <w:tcW w:w="1858" w:type="dxa"/>
            <w:shd w:val="clear" w:color="auto" w:fill="auto"/>
            <w:vAlign w:val="center"/>
          </w:tcPr>
          <w:p w14:paraId="6DB353C8">
            <w:pPr>
              <w:pStyle w:val="47"/>
              <w:bidi w:val="0"/>
            </w:pPr>
            <w:r>
              <w:rPr>
                <w:lang w:val="en-US" w:eastAsia="zh-CN"/>
              </w:rPr>
              <w:t>模拟强干扰下的保底链路</w:t>
            </w:r>
          </w:p>
        </w:tc>
      </w:tr>
      <w:tr w14:paraId="73BE831F">
        <w:trPr>
          <w:tblCellSpacing w:w="15" w:type="dxa"/>
        </w:trPr>
        <w:tc>
          <w:tcPr>
            <w:tcW w:w="1088" w:type="dxa"/>
            <w:vMerge w:val="restart"/>
            <w:shd w:val="clear" w:color="auto" w:fill="auto"/>
            <w:vAlign w:val="center"/>
          </w:tcPr>
          <w:p w14:paraId="7FD17133">
            <w:pPr>
              <w:pStyle w:val="47"/>
              <w:bidi w:val="0"/>
            </w:pPr>
            <w:r>
              <w:rPr>
                <w:lang w:val="en-US" w:eastAsia="zh-CN"/>
              </w:rPr>
              <w:t>协议参数</w:t>
            </w:r>
          </w:p>
        </w:tc>
        <w:tc>
          <w:tcPr>
            <w:tcW w:w="2345" w:type="dxa"/>
            <w:shd w:val="clear" w:color="auto" w:fill="auto"/>
            <w:vAlign w:val="center"/>
          </w:tcPr>
          <w:p w14:paraId="435C0EB6">
            <w:pPr>
              <w:pStyle w:val="47"/>
              <w:bidi w:val="0"/>
            </w:pPr>
            <w:r>
              <w:rPr>
                <w:lang w:val="en-US" w:eastAsia="zh-CN"/>
              </w:rPr>
              <w:t>状态上报频率</w:t>
            </w:r>
          </w:p>
        </w:tc>
        <w:tc>
          <w:tcPr>
            <w:tcW w:w="3153" w:type="dxa"/>
            <w:shd w:val="clear" w:color="auto" w:fill="auto"/>
            <w:vAlign w:val="center"/>
          </w:tcPr>
          <w:p w14:paraId="6A8F9D88">
            <w:pPr>
              <w:pStyle w:val="47"/>
              <w:bidi w:val="0"/>
              <w:rPr>
                <w:lang w:val="en-US" w:eastAsia="zh-CN"/>
              </w:rPr>
            </w:pPr>
            <w:r>
              <w:rPr>
                <w:lang w:val="en-US" w:eastAsia="zh-CN"/>
              </w:rPr>
              <w:t xml:space="preserve">宽带: 10Hz </w:t>
            </w:r>
          </w:p>
          <w:p w14:paraId="01CA5DC7">
            <w:pPr>
              <w:pStyle w:val="47"/>
              <w:bidi w:val="0"/>
            </w:pPr>
            <w:r>
              <w:rPr>
                <w:lang w:val="en-US" w:eastAsia="zh-CN"/>
              </w:rPr>
              <w:t>窄带: 1Hz</w:t>
            </w:r>
          </w:p>
        </w:tc>
        <w:tc>
          <w:tcPr>
            <w:tcW w:w="1858" w:type="dxa"/>
            <w:shd w:val="clear" w:color="auto" w:fill="auto"/>
            <w:vAlign w:val="center"/>
          </w:tcPr>
          <w:p w14:paraId="171193D3">
            <w:pPr>
              <w:pStyle w:val="47"/>
              <w:bidi w:val="0"/>
            </w:pPr>
            <w:r>
              <w:rPr>
                <w:lang w:val="en-US" w:eastAsia="zh-CN"/>
              </w:rPr>
              <w:t>触发跨层背压机制时的自适应降频</w:t>
            </w:r>
          </w:p>
        </w:tc>
      </w:tr>
      <w:tr w14:paraId="54B09E92">
        <w:trPr>
          <w:tblCellSpacing w:w="15" w:type="dxa"/>
        </w:trPr>
        <w:tc>
          <w:tcPr>
            <w:tcW w:w="1088" w:type="dxa"/>
            <w:vMerge w:val="continue"/>
            <w:shd w:val="clear" w:color="auto" w:fill="auto"/>
            <w:vAlign w:val="center"/>
          </w:tcPr>
          <w:p w14:paraId="673081A9">
            <w:pPr>
              <w:pStyle w:val="47"/>
              <w:bidi w:val="0"/>
              <w:rPr>
                <w:rFonts w:hint="eastAsia"/>
              </w:rPr>
            </w:pPr>
          </w:p>
        </w:tc>
        <w:tc>
          <w:tcPr>
            <w:tcW w:w="2345" w:type="dxa"/>
            <w:shd w:val="clear" w:color="auto" w:fill="auto"/>
            <w:vAlign w:val="center"/>
          </w:tcPr>
          <w:p w14:paraId="1E87A4FF">
            <w:pPr>
              <w:pStyle w:val="47"/>
              <w:bidi w:val="0"/>
            </w:pPr>
            <w:r>
              <w:rPr>
                <w:lang w:val="en-US" w:eastAsia="zh-CN"/>
              </w:rPr>
              <w:t>报文有效载荷</w:t>
            </w:r>
          </w:p>
        </w:tc>
        <w:tc>
          <w:tcPr>
            <w:tcW w:w="3153" w:type="dxa"/>
            <w:shd w:val="clear" w:color="auto" w:fill="auto"/>
            <w:vAlign w:val="center"/>
          </w:tcPr>
          <w:p w14:paraId="42F310C4">
            <w:pPr>
              <w:pStyle w:val="47"/>
              <w:bidi w:val="0"/>
              <w:rPr>
                <w:lang w:val="en-US" w:eastAsia="zh-CN"/>
              </w:rPr>
            </w:pPr>
            <w:r>
              <w:rPr>
                <w:lang w:val="en-US" w:eastAsia="zh-CN"/>
              </w:rPr>
              <w:t xml:space="preserve">原始: 256Bytes </w:t>
            </w:r>
          </w:p>
          <w:p w14:paraId="23A68F96">
            <w:pPr>
              <w:pStyle w:val="47"/>
              <w:bidi w:val="0"/>
            </w:pPr>
            <w:r>
              <w:rPr>
                <w:lang w:val="en-US" w:eastAsia="zh-CN"/>
              </w:rPr>
              <w:t>压缩后:32Bytes</w:t>
            </w:r>
          </w:p>
        </w:tc>
        <w:tc>
          <w:tcPr>
            <w:tcW w:w="1858" w:type="dxa"/>
            <w:shd w:val="clear" w:color="auto" w:fill="auto"/>
            <w:vAlign w:val="center"/>
          </w:tcPr>
          <w:p w14:paraId="2A687252">
            <w:pPr>
              <w:pStyle w:val="47"/>
              <w:bidi w:val="0"/>
            </w:pPr>
            <w:r>
              <w:rPr>
                <w:lang w:val="en-US" w:eastAsia="zh-CN"/>
              </w:rPr>
              <w:t>对应最小集短码映射机制</w:t>
            </w:r>
          </w:p>
        </w:tc>
      </w:tr>
      <w:tr w14:paraId="7371354A">
        <w:trPr>
          <w:tblCellSpacing w:w="15" w:type="dxa"/>
        </w:trPr>
        <w:tc>
          <w:tcPr>
            <w:tcW w:w="1088" w:type="dxa"/>
            <w:vMerge w:val="continue"/>
            <w:shd w:val="clear" w:color="auto" w:fill="auto"/>
            <w:vAlign w:val="center"/>
          </w:tcPr>
          <w:p w14:paraId="11D4B5BE">
            <w:pPr>
              <w:pStyle w:val="47"/>
              <w:bidi w:val="0"/>
              <w:rPr>
                <w:rFonts w:hint="eastAsia"/>
              </w:rPr>
            </w:pPr>
          </w:p>
        </w:tc>
        <w:tc>
          <w:tcPr>
            <w:tcW w:w="2345" w:type="dxa"/>
            <w:shd w:val="clear" w:color="auto" w:fill="auto"/>
            <w:vAlign w:val="center"/>
          </w:tcPr>
          <w:p w14:paraId="482CF7F2">
            <w:pPr>
              <w:pStyle w:val="47"/>
              <w:bidi w:val="0"/>
            </w:pPr>
            <w:r>
              <w:rPr>
                <w:lang w:val="en-US" w:eastAsia="zh-CN"/>
              </w:rPr>
              <w:t>心跳周期 Theartbeat​</w:t>
            </w:r>
          </w:p>
        </w:tc>
        <w:tc>
          <w:tcPr>
            <w:tcW w:w="3153" w:type="dxa"/>
            <w:shd w:val="clear" w:color="auto" w:fill="auto"/>
            <w:vAlign w:val="center"/>
          </w:tcPr>
          <w:p w14:paraId="359EB6DD">
            <w:pPr>
              <w:pStyle w:val="47"/>
              <w:bidi w:val="0"/>
            </w:pPr>
            <w:r>
              <w:rPr>
                <w:lang w:val="en-US" w:eastAsia="zh-CN"/>
              </w:rPr>
              <w:t>100ms</w:t>
            </w:r>
          </w:p>
        </w:tc>
        <w:tc>
          <w:tcPr>
            <w:tcW w:w="1858" w:type="dxa"/>
            <w:shd w:val="clear" w:color="auto" w:fill="auto"/>
            <w:vAlign w:val="center"/>
          </w:tcPr>
          <w:p w14:paraId="72281802">
            <w:pPr>
              <w:pStyle w:val="47"/>
              <w:bidi w:val="0"/>
            </w:pPr>
            <w:r>
              <w:rPr>
                <w:lang w:val="en-US" w:eastAsia="zh-CN"/>
              </w:rPr>
              <w:t>主备 SPN 之间的状态同步频率</w:t>
            </w:r>
          </w:p>
        </w:tc>
      </w:tr>
      <w:tr w14:paraId="6E2C80E1">
        <w:trPr>
          <w:tblCellSpacing w:w="15" w:type="dxa"/>
        </w:trPr>
        <w:tc>
          <w:tcPr>
            <w:tcW w:w="1088" w:type="dxa"/>
            <w:vMerge w:val="continue"/>
            <w:shd w:val="clear" w:color="auto" w:fill="auto"/>
            <w:vAlign w:val="center"/>
          </w:tcPr>
          <w:p w14:paraId="0AA76264">
            <w:pPr>
              <w:pStyle w:val="47"/>
              <w:bidi w:val="0"/>
              <w:rPr>
                <w:rFonts w:hint="eastAsia"/>
              </w:rPr>
            </w:pPr>
          </w:p>
        </w:tc>
        <w:tc>
          <w:tcPr>
            <w:tcW w:w="2345" w:type="dxa"/>
            <w:shd w:val="clear" w:color="auto" w:fill="auto"/>
            <w:vAlign w:val="center"/>
          </w:tcPr>
          <w:p w14:paraId="55BC2199">
            <w:pPr>
              <w:pStyle w:val="47"/>
              <w:bidi w:val="0"/>
            </w:pPr>
            <w:r>
              <w:rPr>
                <w:lang w:val="en-US" w:eastAsia="zh-CN"/>
              </w:rPr>
              <w:t>失效判定阈值 N</w:t>
            </w:r>
          </w:p>
        </w:tc>
        <w:tc>
          <w:tcPr>
            <w:tcW w:w="3153" w:type="dxa"/>
            <w:shd w:val="clear" w:color="auto" w:fill="auto"/>
            <w:vAlign w:val="center"/>
          </w:tcPr>
          <w:p w14:paraId="136C98CC">
            <w:pPr>
              <w:pStyle w:val="47"/>
              <w:bidi w:val="0"/>
            </w:pPr>
            <w:r>
              <w:rPr>
                <w:lang w:val="en-US" w:eastAsia="zh-CN"/>
              </w:rPr>
              <w:t>3</w:t>
            </w:r>
          </w:p>
        </w:tc>
        <w:tc>
          <w:tcPr>
            <w:tcW w:w="1858" w:type="dxa"/>
            <w:shd w:val="clear" w:color="auto" w:fill="auto"/>
            <w:vAlign w:val="center"/>
          </w:tcPr>
          <w:p w14:paraId="54D59133">
            <w:pPr>
              <w:pStyle w:val="47"/>
              <w:bidi w:val="0"/>
            </w:pPr>
            <w:r>
              <w:rPr>
                <w:lang w:val="en-US" w:eastAsia="zh-CN"/>
              </w:rPr>
              <w:t>连续漏收 3 个心跳包即判定主 SPN 宕机</w:t>
            </w:r>
          </w:p>
        </w:tc>
      </w:tr>
      <w:tr w14:paraId="6ED50D53">
        <w:trPr>
          <w:tblCellSpacing w:w="15" w:type="dxa"/>
        </w:trPr>
        <w:tc>
          <w:tcPr>
            <w:tcW w:w="1088" w:type="dxa"/>
            <w:shd w:val="clear" w:color="auto" w:fill="auto"/>
            <w:vAlign w:val="center"/>
          </w:tcPr>
          <w:p w14:paraId="29D00C23">
            <w:pPr>
              <w:pStyle w:val="47"/>
              <w:bidi w:val="0"/>
              <w:rPr>
                <w:rFonts w:hint="eastAsia"/>
              </w:rPr>
            </w:pPr>
          </w:p>
        </w:tc>
        <w:tc>
          <w:tcPr>
            <w:tcW w:w="2345" w:type="dxa"/>
            <w:shd w:val="clear" w:color="auto" w:fill="auto"/>
            <w:vAlign w:val="center"/>
          </w:tcPr>
          <w:p w14:paraId="363ECCE3">
            <w:pPr>
              <w:pStyle w:val="47"/>
              <w:bidi w:val="0"/>
            </w:pPr>
            <w:r>
              <w:rPr>
                <w:lang w:val="en-US" w:eastAsia="zh-CN"/>
              </w:rPr>
              <w:t>最大排队时延 ΔTmax</w:t>
            </w:r>
          </w:p>
        </w:tc>
        <w:tc>
          <w:tcPr>
            <w:tcW w:w="3153" w:type="dxa"/>
            <w:shd w:val="clear" w:color="auto" w:fill="auto"/>
            <w:vAlign w:val="center"/>
          </w:tcPr>
          <w:p w14:paraId="7E3B7E8E">
            <w:pPr>
              <w:pStyle w:val="47"/>
              <w:bidi w:val="0"/>
            </w:pPr>
            <w:r>
              <w:rPr>
                <w:lang w:val="en-US" w:eastAsia="zh-CN"/>
              </w:rPr>
              <w:t>50ms</w:t>
            </w:r>
          </w:p>
        </w:tc>
        <w:tc>
          <w:tcPr>
            <w:tcW w:w="1858" w:type="dxa"/>
            <w:shd w:val="clear" w:color="auto" w:fill="auto"/>
            <w:vAlign w:val="center"/>
          </w:tcPr>
          <w:p w14:paraId="3973A4E8">
            <w:pPr>
              <w:pStyle w:val="47"/>
              <w:bidi w:val="0"/>
            </w:pPr>
            <w:r>
              <w:rPr>
                <w:lang w:val="en-US" w:eastAsia="zh-CN"/>
              </w:rPr>
              <w:t>对应时效感知丢弃策略，超时即丢弃</w:t>
            </w:r>
          </w:p>
        </w:tc>
      </w:tr>
    </w:tbl>
    <w:p w14:paraId="3CBC7A2D">
      <w:r>
        <w:br w:type="page"/>
      </w:r>
    </w:p>
    <w:p w14:paraId="189E0498">
      <w:pPr>
        <w:pStyle w:val="2"/>
      </w:pPr>
      <w:bookmarkStart w:id="71" w:name="_Toc29644"/>
      <w:r>
        <w:rPr>
          <w:rFonts w:hint="eastAsia"/>
        </w:rPr>
        <w:t>异构无人机集群网络管理系统实现与测试</w:t>
      </w:r>
      <w:bookmarkEnd w:id="71"/>
    </w:p>
    <w:p w14:paraId="5BD05563">
      <w:pPr>
        <w:bidi w:val="0"/>
      </w:pPr>
      <w:r>
        <w:t>前两章分别从架构层面和协议层面，提出了“物理分层+逻辑虚拟”的网络管理架构（GMC-SPN-TSN）以及针对强约束环境的异构网络管理协议（HNMP）。为了验证上述理论模型与协议机制的有效性与优越性，本章基于NS-3网络仿真平台，设计并实现了一套异构无人机集群网络管理系统。本章首先阐述了系统中网络适配中间件、UV-MIB等核心模块的软件实现逻辑，随后构建了包含自组网、蜂窝网与数据链的多维异构仿真场景，最后从功能正确性与系统性能两个维度，对HNMP协议的信令开销、端到端时延及拓扑自愈能力进行了全面的量化评估。</w:t>
      </w:r>
    </w:p>
    <w:p w14:paraId="31CA9814">
      <w:pPr>
        <w:pStyle w:val="3"/>
        <w:bidi w:val="0"/>
      </w:pPr>
      <w:bookmarkStart w:id="72" w:name="_Toc9094"/>
      <w:r>
        <w:t>系统原型与核心模块实现</w:t>
      </w:r>
      <w:bookmarkEnd w:id="72"/>
    </w:p>
    <w:p w14:paraId="2E7D5CD9">
      <w:pPr>
        <w:bidi w:val="0"/>
      </w:pPr>
      <w:r>
        <w:t>本节重点阐述系统在节点内部的软件架构落地，特别是屏蔽底层异构性的关键代码逻辑。</w:t>
      </w:r>
    </w:p>
    <w:p w14:paraId="11F4C201">
      <w:pPr>
        <w:bidi w:val="0"/>
      </w:pPr>
    </w:p>
    <w:p w14:paraId="3939EA00">
      <w:pPr>
        <w:pStyle w:val="4"/>
        <w:keepNext w:val="0"/>
        <w:keepLines w:val="0"/>
        <w:widowControl/>
        <w:suppressLineNumbers w:val="0"/>
        <w:ind w:left="0" w:firstLine="0"/>
        <w:rPr>
          <w:i w:val="0"/>
          <w:iCs w:val="0"/>
          <w:caps w:val="0"/>
          <w:color w:val="000000"/>
          <w:spacing w:val="0"/>
          <w:u w:val="none"/>
        </w:rPr>
      </w:pPr>
      <w:bookmarkStart w:id="73" w:name="_Toc30410"/>
      <w:r>
        <w:rPr>
          <w:i w:val="0"/>
          <w:iCs w:val="0"/>
          <w:caps w:val="0"/>
          <w:color w:val="000000"/>
          <w:spacing w:val="0"/>
          <w:u w:val="none"/>
        </w:rPr>
        <w:t>节点软件架构与网络适配中间件实现</w:t>
      </w:r>
      <w:bookmarkEnd w:id="73"/>
    </w:p>
    <w:p w14:paraId="4223A82D">
      <w:pPr>
        <w:bidi w:val="0"/>
      </w:pPr>
      <w:r>
        <w:t>为了实现管理面与传输面的解耦，系统在应用层与传输层之间开发了网络适配中间件。</w:t>
      </w:r>
    </w:p>
    <w:p w14:paraId="381A32BA">
      <w:pPr>
        <w:pStyle w:val="3"/>
        <w:keepNext w:val="0"/>
        <w:keepLines w:val="0"/>
        <w:widowControl/>
        <w:suppressLineNumbers w:val="0"/>
        <w:ind w:left="0" w:firstLine="0"/>
        <w:rPr>
          <w:i w:val="0"/>
          <w:iCs w:val="0"/>
          <w:caps w:val="0"/>
          <w:color w:val="000000"/>
          <w:spacing w:val="0"/>
          <w:u w:val="none"/>
        </w:rPr>
      </w:pPr>
      <w:bookmarkStart w:id="74" w:name="_Toc917"/>
      <w:r>
        <w:rPr>
          <w:i w:val="0"/>
          <w:iCs w:val="0"/>
          <w:caps w:val="0"/>
          <w:color w:val="000000"/>
          <w:spacing w:val="0"/>
          <w:u w:val="none"/>
        </w:rPr>
        <w:t>仿真环境与测试场景构建</w:t>
      </w:r>
      <w:bookmarkEnd w:id="74"/>
    </w:p>
    <w:p w14:paraId="2704207F">
      <w:pPr>
        <w:bidi w:val="0"/>
      </w:pPr>
      <w:r>
        <w:t>为了真实反映异构无人机集群的物理约束，本文基于NS-3 (v3.35) 搭建了联合仿真环境。</w:t>
      </w:r>
    </w:p>
    <w:p w14:paraId="23F3D27C">
      <w:pPr>
        <w:pStyle w:val="4"/>
        <w:keepNext w:val="0"/>
        <w:keepLines w:val="0"/>
        <w:widowControl/>
        <w:suppressLineNumbers w:val="0"/>
        <w:ind w:left="0" w:firstLine="0"/>
        <w:rPr>
          <w:i w:val="0"/>
          <w:iCs w:val="0"/>
          <w:caps w:val="0"/>
          <w:color w:val="000000"/>
          <w:spacing w:val="0"/>
          <w:u w:val="none"/>
        </w:rPr>
      </w:pPr>
      <w:bookmarkStart w:id="75" w:name="_Toc32669"/>
      <w:r>
        <w:rPr>
          <w:i w:val="0"/>
          <w:iCs w:val="0"/>
          <w:caps w:val="0"/>
          <w:color w:val="000000"/>
          <w:spacing w:val="0"/>
          <w:u w:val="none"/>
        </w:rPr>
        <w:t>异构网络平台搭建</w:t>
      </w:r>
      <w:bookmarkEnd w:id="75"/>
    </w:p>
    <w:p w14:paraId="07A33FF2">
      <w:pPr>
        <w:bidi w:val="0"/>
      </w:pPr>
      <w:r>
        <w:t>仿真场景中包含1个地面GMC，3个SPN以及30个TSN。网络拓扑划分为三个异构子网：</w:t>
      </w:r>
    </w:p>
    <w:p w14:paraId="75361E58">
      <w:pPr>
        <w:bidi w:val="0"/>
      </w:pPr>
      <w:r>
        <w:t>蜂窝网：采用NS-3的LteHelper和EpcHelper。</w:t>
      </w:r>
    </w:p>
    <w:p w14:paraId="1F9A2D1A">
      <w:pPr>
        <w:bidi w:val="0"/>
      </w:pPr>
      <w:r>
        <w:t>自组网：采用WifiHelper(802.11s标准)，配置自组网路由协议为OLSR。</w:t>
      </w:r>
    </w:p>
    <w:p w14:paraId="56CA36B9">
      <w:pPr>
        <w:bidi w:val="0"/>
      </w:pPr>
      <w:r>
        <w:t>数据链：</w:t>
      </w:r>
    </w:p>
    <w:p w14:paraId="4B147676">
      <w:pPr>
        <w:pStyle w:val="4"/>
        <w:keepNext w:val="0"/>
        <w:keepLines w:val="0"/>
        <w:widowControl/>
        <w:suppressLineNumbers w:val="0"/>
        <w:ind w:left="0" w:firstLine="0"/>
        <w:rPr>
          <w:i w:val="0"/>
          <w:iCs w:val="0"/>
          <w:caps w:val="0"/>
          <w:color w:val="000000"/>
          <w:spacing w:val="0"/>
          <w:u w:val="none"/>
        </w:rPr>
      </w:pPr>
      <w:bookmarkStart w:id="76" w:name="_Toc16828"/>
      <w:r>
        <w:rPr>
          <w:i w:val="0"/>
          <w:iCs w:val="0"/>
          <w:caps w:val="0"/>
          <w:color w:val="000000"/>
          <w:spacing w:val="0"/>
          <w:u w:val="none"/>
        </w:rPr>
        <w:t>动态拓扑与业务流模型</w:t>
      </w:r>
      <w:bookmarkEnd w:id="76"/>
    </w:p>
    <w:p w14:paraId="211FAF63">
      <w:pPr>
        <w:bidi w:val="0"/>
      </w:pPr>
      <w:r>
        <w:t>移动模型：采用三维高斯-马尔可夫移动模型（Gauss-Markov 3D Mobility Model），模拟无人机编队的高速巡航与局部机动，平均速度设为 30 m/s。</w:t>
      </w:r>
    </w:p>
    <w:p w14:paraId="68823B1B">
      <w:pPr>
        <w:bidi w:val="0"/>
      </w:pPr>
      <w:r>
        <w:t>业务流注入：</w:t>
      </w:r>
    </w:p>
    <w:p w14:paraId="4F53807C">
      <w:pPr>
        <w:pStyle w:val="3"/>
        <w:keepNext w:val="0"/>
        <w:keepLines w:val="0"/>
        <w:widowControl/>
        <w:suppressLineNumbers w:val="0"/>
        <w:ind w:left="0" w:firstLine="0"/>
        <w:rPr>
          <w:i w:val="0"/>
          <w:iCs w:val="0"/>
          <w:caps w:val="0"/>
          <w:color w:val="000000"/>
          <w:spacing w:val="0"/>
          <w:u w:val="none"/>
        </w:rPr>
      </w:pPr>
      <w:bookmarkStart w:id="77" w:name="_Toc16493"/>
      <w:r>
        <w:rPr>
          <w:i w:val="0"/>
          <w:iCs w:val="0"/>
          <w:caps w:val="0"/>
          <w:color w:val="000000"/>
          <w:spacing w:val="0"/>
          <w:u w:val="none"/>
        </w:rPr>
        <w:t>核心机制功能验证</w:t>
      </w:r>
      <w:bookmarkEnd w:id="77"/>
    </w:p>
    <w:p w14:paraId="6669782B">
      <w:pPr>
        <w:bidi w:val="0"/>
      </w:pPr>
      <w:r>
        <w:t>本节通过仿真日志与抓包分析，验证架构与协议中核心机制的逻辑正确性。</w:t>
      </w:r>
    </w:p>
    <w:p w14:paraId="3520032E">
      <w:pPr>
        <w:pStyle w:val="3"/>
        <w:keepNext w:val="0"/>
        <w:keepLines w:val="0"/>
        <w:widowControl/>
        <w:suppressLineNumbers w:val="0"/>
        <w:ind w:left="0" w:firstLine="0"/>
        <w:rPr>
          <w:i w:val="0"/>
          <w:iCs w:val="0"/>
          <w:caps w:val="0"/>
          <w:color w:val="000000"/>
          <w:spacing w:val="0"/>
          <w:u w:val="none"/>
        </w:rPr>
      </w:pPr>
      <w:bookmarkStart w:id="78" w:name="_Toc32287"/>
      <w:r>
        <w:rPr>
          <w:i w:val="0"/>
          <w:iCs w:val="0"/>
          <w:caps w:val="0"/>
          <w:color w:val="000000"/>
          <w:spacing w:val="0"/>
          <w:u w:val="none"/>
        </w:rPr>
        <w:t>系统性能评估与对比分析</w:t>
      </w:r>
      <w:bookmarkEnd w:id="78"/>
    </w:p>
    <w:p w14:paraId="1328E34E">
      <w:pPr>
        <w:bidi w:val="0"/>
      </w:pPr>
      <w:r>
        <w:t>本节将本文提出的HNMP协议与传统标准网络管理协议（以SNMPv3为基线，采用周期性全局轮询）进行量化对比。</w:t>
      </w:r>
    </w:p>
    <w:p w14:paraId="158D028B">
      <w:pPr>
        <w:pStyle w:val="4"/>
        <w:keepNext w:val="0"/>
        <w:keepLines w:val="0"/>
        <w:widowControl/>
        <w:suppressLineNumbers w:val="0"/>
        <w:ind w:left="0" w:firstLine="0"/>
        <w:rPr>
          <w:i w:val="0"/>
          <w:iCs w:val="0"/>
          <w:caps w:val="0"/>
          <w:color w:val="000000"/>
          <w:spacing w:val="0"/>
          <w:u w:val="none"/>
        </w:rPr>
      </w:pPr>
      <w:bookmarkStart w:id="79" w:name="_Toc15587"/>
      <w:r>
        <w:rPr>
          <w:i w:val="0"/>
          <w:iCs w:val="0"/>
          <w:caps w:val="0"/>
          <w:color w:val="000000"/>
          <w:spacing w:val="0"/>
          <w:u w:val="none"/>
        </w:rPr>
        <w:t>管理信令开销与带宽占用率分析</w:t>
      </w:r>
      <w:bookmarkEnd w:id="79"/>
    </w:p>
    <w:p w14:paraId="2D846373">
      <w:pPr>
        <w:pStyle w:val="4"/>
        <w:keepNext w:val="0"/>
        <w:keepLines w:val="0"/>
        <w:widowControl/>
        <w:suppressLineNumbers w:val="0"/>
        <w:ind w:left="0" w:firstLine="0"/>
        <w:rPr>
          <w:i w:val="0"/>
          <w:iCs w:val="0"/>
          <w:caps w:val="0"/>
          <w:color w:val="000000"/>
          <w:spacing w:val="0"/>
          <w:u w:val="none"/>
        </w:rPr>
      </w:pPr>
      <w:bookmarkStart w:id="80" w:name="_Toc27005"/>
      <w:r>
        <w:rPr>
          <w:i w:val="0"/>
          <w:iCs w:val="0"/>
          <w:caps w:val="0"/>
          <w:color w:val="000000"/>
          <w:spacing w:val="0"/>
          <w:u w:val="none"/>
        </w:rPr>
        <w:t>端到端时延与QoS保障分析</w:t>
      </w:r>
      <w:bookmarkEnd w:id="80"/>
    </w:p>
    <w:p w14:paraId="2952E9D2">
      <w:pPr>
        <w:pStyle w:val="4"/>
        <w:keepNext w:val="0"/>
        <w:keepLines w:val="0"/>
        <w:widowControl/>
        <w:suppressLineNumbers w:val="0"/>
        <w:ind w:left="0" w:firstLine="0"/>
        <w:rPr>
          <w:i w:val="0"/>
          <w:iCs w:val="0"/>
          <w:caps w:val="0"/>
          <w:color w:val="000000"/>
          <w:spacing w:val="0"/>
          <w:u w:val="none"/>
        </w:rPr>
      </w:pPr>
      <w:bookmarkStart w:id="81" w:name="_Toc30642"/>
      <w:r>
        <w:rPr>
          <w:i w:val="0"/>
          <w:iCs w:val="0"/>
          <w:caps w:val="0"/>
          <w:color w:val="000000"/>
          <w:spacing w:val="0"/>
          <w:u w:val="none"/>
        </w:rPr>
        <w:t>动态拓扑下的自愈时间与鲁棒性分析</w:t>
      </w:r>
      <w:bookmarkEnd w:id="81"/>
    </w:p>
    <w:p w14:paraId="35F4FFC6">
      <w:pPr>
        <w:adjustRightInd w:val="0"/>
        <w:ind w:firstLine="480"/>
        <w:rPr>
          <w:rFonts w:hint="eastAsia"/>
        </w:rPr>
      </w:pPr>
    </w:p>
    <w:p w14:paraId="0194AE08">
      <w:pPr>
        <w:adjustRightInd w:val="0"/>
        <w:ind w:firstLine="480"/>
        <w:rPr>
          <w:rFonts w:hint="eastAsia"/>
        </w:rPr>
      </w:pPr>
    </w:p>
    <w:p w14:paraId="31BD2495">
      <w:pPr>
        <w:pStyle w:val="2"/>
        <w:numPr>
          <w:ilvl w:val="0"/>
          <w:numId w:val="0"/>
        </w:numPr>
        <w:topLinePunct/>
        <w:spacing w:before="0" w:after="0"/>
        <w:sectPr>
          <w:headerReference r:id="rId28" w:type="default"/>
          <w:footnotePr>
            <w:numFmt w:val="decimalEnclosedCircleChinese"/>
            <w:numRestart w:val="eachPage"/>
          </w:footnotePr>
          <w:pgSz w:w="11906" w:h="16838"/>
          <w:pgMar w:top="1701" w:right="1701" w:bottom="1701" w:left="1701" w:header="1134" w:footer="1134" w:gutter="0"/>
          <w:cols w:space="425" w:num="1"/>
          <w:docGrid w:linePitch="312" w:charSpace="0"/>
        </w:sectPr>
      </w:pPr>
    </w:p>
    <w:p w14:paraId="0159FE0A">
      <w:pPr>
        <w:pStyle w:val="2"/>
      </w:pPr>
      <w:bookmarkStart w:id="82" w:name="_Toc25846"/>
      <w:r>
        <w:rPr>
          <w:rFonts w:hint="eastAsia"/>
        </w:rPr>
        <w:t>总结与展望</w:t>
      </w:r>
      <w:bookmarkEnd w:id="82"/>
    </w:p>
    <w:p w14:paraId="385B045F">
      <w:pPr>
        <w:adjustRightInd w:val="0"/>
        <w:ind w:firstLine="480"/>
      </w:pPr>
      <w:r>
        <w:rPr>
          <w:rFonts w:hint="eastAsia"/>
        </w:rPr>
        <w:t>如对本规范要求或本文档编排方式有任何意见或建议，请联系研究生院学位管理办公室。望老师、同学们不吝珠玉，批评指正！</w:t>
      </w:r>
    </w:p>
    <w:p w14:paraId="73CF8266">
      <w:pPr>
        <w:pStyle w:val="2"/>
        <w:numPr>
          <w:ilvl w:val="0"/>
          <w:numId w:val="0"/>
        </w:numPr>
        <w:topLinePunct/>
      </w:pPr>
      <w:bookmarkStart w:id="83" w:name="_Toc6577"/>
      <w:r>
        <w:rPr>
          <w:rFonts w:hint="eastAsia"/>
        </w:rPr>
        <w:t>致</w:t>
      </w:r>
      <w:r>
        <w:rPr>
          <w:rFonts w:hint="eastAsia"/>
          <w:sz w:val="21"/>
          <w:szCs w:val="28"/>
        </w:rPr>
        <w:t xml:space="preserve"> </w:t>
      </w:r>
      <w:r>
        <w:rPr>
          <w:sz w:val="21"/>
          <w:szCs w:val="28"/>
        </w:rPr>
        <w:t xml:space="preserve">  </w:t>
      </w:r>
      <w:r>
        <w:rPr>
          <w:rFonts w:hint="eastAsia"/>
        </w:rPr>
        <w:t>谢</w:t>
      </w:r>
      <w:bookmarkEnd w:id="48"/>
      <w:bookmarkEnd w:id="83"/>
    </w:p>
    <w:p w14:paraId="4A4EF2BB">
      <w:pPr>
        <w:adjustRightInd w:val="0"/>
        <w:ind w:firstLine="480"/>
      </w:pPr>
      <w:r>
        <w:rPr>
          <w:rFonts w:hint="eastAsia"/>
        </w:rPr>
        <w:t>感谢老师、同学们的关心、支持和帮助！</w:t>
      </w:r>
    </w:p>
    <w:p w14:paraId="43BBC7F0">
      <w:pPr>
        <w:ind w:firstLine="480"/>
        <w:sectPr>
          <w:headerReference r:id="rId29" w:type="default"/>
          <w:footnotePr>
            <w:numFmt w:val="decimalEnclosedCircleChinese"/>
            <w:numRestart w:val="eachPage"/>
          </w:footnotePr>
          <w:pgSz w:w="11906" w:h="16838"/>
          <w:pgMar w:top="1701" w:right="1701" w:bottom="1701" w:left="1701" w:header="1134" w:footer="1134" w:gutter="0"/>
          <w:cols w:space="425" w:num="1"/>
          <w:docGrid w:linePitch="312" w:charSpace="0"/>
        </w:sectPr>
      </w:pPr>
    </w:p>
    <w:p w14:paraId="15F20ED8">
      <w:pPr>
        <w:pStyle w:val="2"/>
        <w:numPr>
          <w:ilvl w:val="0"/>
          <w:numId w:val="0"/>
        </w:numPr>
        <w:topLinePunct/>
      </w:pPr>
      <w:bookmarkStart w:id="84" w:name="_Ref92352545"/>
      <w:bookmarkStart w:id="85" w:name="_Toc92377602"/>
      <w:bookmarkStart w:id="86" w:name="_Toc31070"/>
      <w:r>
        <w:rPr>
          <w:rFonts w:hint="eastAsia"/>
        </w:rPr>
        <w:t>参考文献</w:t>
      </w:r>
      <w:bookmarkEnd w:id="84"/>
      <w:bookmarkEnd w:id="85"/>
      <w:bookmarkEnd w:id="86"/>
    </w:p>
    <w:p w14:paraId="594BE4CF">
      <w:pPr>
        <w:pStyle w:val="68"/>
        <w:ind w:left="525" w:hanging="525"/>
      </w:pPr>
      <w:bookmarkStart w:id="87" w:name="_Ref17394669"/>
      <w:r>
        <w:rPr>
          <w:rFonts w:hint="eastAsia"/>
        </w:rPr>
        <w:t>教育部国家语言文字工作委员会.</w:t>
      </w:r>
      <w:r>
        <w:t xml:space="preserve"> </w:t>
      </w:r>
      <w:r>
        <w:rPr>
          <w:rFonts w:hint="eastAsia"/>
        </w:rPr>
        <w:t>通用规范汉字表[</w:t>
      </w:r>
      <w:r>
        <w:t xml:space="preserve">M]. </w:t>
      </w:r>
      <w:r>
        <w:rPr>
          <w:rFonts w:hint="eastAsia"/>
        </w:rPr>
        <w:t>北京:</w:t>
      </w:r>
      <w:r>
        <w:t xml:space="preserve"> </w:t>
      </w:r>
      <w:r>
        <w:rPr>
          <w:rFonts w:hint="eastAsia"/>
        </w:rPr>
        <w:t>语文出版社,</w:t>
      </w:r>
      <w:r>
        <w:t xml:space="preserve"> 2018</w:t>
      </w:r>
      <w:bookmarkEnd w:id="87"/>
      <w:r>
        <w:t>.</w:t>
      </w:r>
    </w:p>
    <w:p w14:paraId="65D16BD0">
      <w:pPr>
        <w:pStyle w:val="70"/>
        <w:numPr>
          <w:ilvl w:val="0"/>
          <w:numId w:val="0"/>
        </w:numPr>
      </w:pPr>
    </w:p>
    <w:sectPr>
      <w:headerReference r:id="rId30" w:type="default"/>
      <w:footnotePr>
        <w:numFmt w:val="decimalEnclosedCircleChinese"/>
        <w:numRestart w:val="eachPage"/>
      </w:footnotePr>
      <w:pgSz w:w="11906" w:h="16838"/>
      <w:pgMar w:top="1701" w:right="1701" w:bottom="1701" w:left="1701" w:header="1134" w:footer="1134" w:gutter="0"/>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且听" w:date="2026-03-15T17:45:27Z" w:initials="">
    <w:p w14:paraId="1923EB3E">
      <w:pPr>
        <w:pStyle w:val="8"/>
        <w:rPr>
          <w:rFonts w:hint="default" w:eastAsia="宋体"/>
          <w:lang w:val="en-US" w:eastAsia="zh-CN"/>
        </w:rPr>
      </w:pPr>
      <w:r>
        <w:rPr>
          <w:rFonts w:hint="eastAsia"/>
          <w:lang w:val="en-US" w:eastAsia="zh-CN"/>
        </w:rPr>
        <w:t>数据链可以用udp吗</w:t>
      </w:r>
    </w:p>
  </w:comment>
  <w:comment w:id="1" w:author="且听" w:date="2026-03-15T17:45:42Z" w:initials="">
    <w:p w14:paraId="76E9D9DD">
      <w:pPr>
        <w:pStyle w:val="8"/>
        <w:rPr>
          <w:rFonts w:hint="eastAsia" w:eastAsia="宋体"/>
          <w:lang w:val="en-US" w:eastAsia="zh-CN"/>
        </w:rPr>
      </w:pPr>
      <w:r>
        <w:rPr>
          <w:rFonts w:hint="eastAsia"/>
          <w:lang w:val="en-US" w:eastAsia="zh-CN"/>
        </w:rPr>
        <w:t>及时更新</w:t>
      </w:r>
    </w:p>
  </w:comment>
  <w:comment w:id="2" w:author="且听" w:date="2026-03-15T17:45:16Z" w:initials="">
    <w:p w14:paraId="6F765851">
      <w:pPr>
        <w:pStyle w:val="8"/>
        <w:rPr>
          <w:rFonts w:hint="eastAsia" w:eastAsia="宋体"/>
          <w:lang w:val="en-US" w:eastAsia="zh-CN"/>
        </w:rPr>
      </w:pPr>
      <w:r>
        <w:rPr>
          <w:rFonts w:hint="eastAsia"/>
          <w:lang w:val="en-US" w:eastAsia="zh-CN"/>
        </w:rPr>
        <w:t>需要修改</w:t>
      </w:r>
    </w:p>
  </w:comment>
  <w:comment w:id="3" w:author="且听" w:date="2026-03-15T17:47:13Z" w:initials="">
    <w:p w14:paraId="474B4A9F">
      <w:pPr>
        <w:pStyle w:val="8"/>
        <w:rPr>
          <w:rFonts w:hint="eastAsia" w:eastAsia="宋体"/>
          <w:lang w:val="en-US" w:eastAsia="zh-CN"/>
        </w:rPr>
      </w:pPr>
      <w:r>
        <w:rPr>
          <w:rFonts w:hint="eastAsia"/>
          <w:lang w:val="en-US" w:eastAsia="zh-CN"/>
        </w:rPr>
        <w:t>修改用词</w:t>
      </w:r>
    </w:p>
  </w:comment>
  <w:comment w:id="4" w:author="且听" w:date="2026-03-15T18:23:51Z" w:initials="">
    <w:p w14:paraId="2773EFFD">
      <w:pPr>
        <w:pStyle w:val="8"/>
        <w:rPr>
          <w:rFonts w:hint="default" w:eastAsia="宋体"/>
          <w:lang w:val="en-US" w:eastAsia="zh-CN"/>
        </w:rPr>
      </w:pPr>
      <w:r>
        <w:rPr>
          <w:rFonts w:hint="eastAsia"/>
          <w:lang w:val="en-US" w:eastAsia="zh-CN"/>
        </w:rPr>
        <w:t>考虑用词 和放在这里是否合适</w:t>
      </w:r>
    </w:p>
  </w:comment>
  <w:comment w:id="5" w:author="吴老师" w:date="2026-03-16T17:16:40Z" w:initials="">
    <w:p w14:paraId="61D3D831">
      <w:pPr>
        <w:pStyle w:val="8"/>
        <w:rPr>
          <w:rFonts w:hint="eastAsia" w:eastAsia="宋体"/>
          <w:lang w:val="en-US" w:eastAsia="zh-CN"/>
        </w:rPr>
      </w:pPr>
      <w:r>
        <w:rPr>
          <w:rFonts w:hint="eastAsia"/>
          <w:lang w:val="en-US" w:eastAsia="zh-CN"/>
        </w:rPr>
        <w:t>修改</w:t>
      </w:r>
    </w:p>
  </w:comment>
  <w:comment w:id="6" w:author="吴老师" w:date="2026-03-17T16:02:47Z" w:initials="">
    <w:p w14:paraId="09351F4C">
      <w:pPr>
        <w:pStyle w:val="8"/>
        <w:rPr>
          <w:rFonts w:hint="default" w:eastAsia="宋体"/>
          <w:lang w:val="en-US" w:eastAsia="zh-CN"/>
        </w:rPr>
      </w:pPr>
      <w:r>
        <w:rPr>
          <w:rFonts w:hint="eastAsia"/>
          <w:lang w:val="en-US" w:eastAsia="zh-CN"/>
        </w:rPr>
        <w:t>修改格式到N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923EB3E" w15:done="0"/>
  <w15:commentEx w15:paraId="76E9D9DD" w15:done="0"/>
  <w15:commentEx w15:paraId="6F765851" w15:done="0"/>
  <w15:commentEx w15:paraId="474B4A9F" w15:done="0"/>
  <w15:commentEx w15:paraId="2773EFFD" w15:done="0"/>
  <w15:commentEx w15:paraId="61D3D831" w15:done="0"/>
  <w15:commentEx w15:paraId="09351F4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中宋">
    <w:altName w:val="汉仪书宋二KW"/>
    <w:panose1 w:val="02010600040101010101"/>
    <w:charset w:val="86"/>
    <w:family w:val="auto"/>
    <w:pitch w:val="default"/>
    <w:sig w:usb0="00000000" w:usb1="00000000" w:usb2="00000000" w:usb3="00000000" w:csb0="0004009F" w:csb1="DFD70000"/>
  </w:font>
  <w:font w:name="等线">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roman"/>
    <w:pitch w:val="default"/>
    <w:sig w:usb0="00000000" w:usb1="00000000" w:usb2="02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Math">
    <w:panose1 w:val="02040503050406030204"/>
    <w:charset w:val="00"/>
    <w:family w:val="auto"/>
    <w:pitch w:val="default"/>
    <w:sig w:usb0="80000087" w:usb1="00002068" w:usb2="00000000" w:usb3="00000000" w:csb0="2000019F"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KingsoftExtra">
    <w:panose1 w:val="05050102010205020202"/>
    <w:charset w:val="00"/>
    <w:family w:val="auto"/>
    <w:pitch w:val="default"/>
    <w:sig w:usb0="00000000" w:usb1="10000000" w:usb2="00000000" w:usb3="00000000" w:csb0="00000001" w:csb1="00000000"/>
  </w:font>
  <w:font w:name="Apple Symbols">
    <w:panose1 w:val="02000000000000000000"/>
    <w:charset w:val="00"/>
    <w:family w:val="auto"/>
    <w:pitch w:val="default"/>
    <w:sig w:usb0="800000A3" w:usb1="08007BEB" w:usb2="01840034" w:usb3="0000A268" w:csb0="200001FB" w:csb1="DD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94412438"/>
      <w:docPartObj>
        <w:docPartGallery w:val="autotext"/>
      </w:docPartObj>
    </w:sdtPr>
    <w:sdtContent>
      <w:p w14:paraId="06671A7C">
        <w:pPr>
          <w:pStyle w:val="15"/>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619451BF">
        <w:pPr>
          <w:pStyle w:val="15"/>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6233760"/>
      <w:docPartObj>
        <w:docPartGallery w:val="autotext"/>
      </w:docPartObj>
    </w:sdtPr>
    <w:sdtContent>
      <w:p w14:paraId="10172976">
        <w:pPr>
          <w:pStyle w:val="15"/>
        </w:pPr>
        <w:r>
          <w:fldChar w:fldCharType="begin"/>
        </w:r>
        <w:r>
          <w:instrText xml:space="preserve">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50836326"/>
      <w:docPartObj>
        <w:docPartGallery w:val="autotext"/>
      </w:docPartObj>
    </w:sdtPr>
    <w:sdtContent>
      <w:p w14:paraId="74C8F18D">
        <w:pPr>
          <w:pStyle w:val="15"/>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E9E58">
    <w:pPr>
      <w:pStyle w:val="1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2C232">
    <w:pPr>
      <w:pStyle w:val="16"/>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E7E05">
    <w:pPr>
      <w:pStyle w:val="16"/>
    </w:pPr>
    <w:r>
      <w:rPr>
        <w:rFonts w:hint="eastAsia"/>
      </w:rPr>
      <w:t>摘 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771E4">
    <w:pPr>
      <w:pStyle w:val="16"/>
    </w:pPr>
    <w:r>
      <w:rPr>
        <w:rFonts w:hint="eastAsia"/>
      </w:rPr>
      <w:t>A</w:t>
    </w:r>
    <w:r>
      <w:t>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C5B03">
    <w:pPr>
      <w:pStyle w:val="16"/>
    </w:pPr>
    <w:r>
      <w:rPr>
        <w:rFonts w:hint="eastAsia"/>
      </w:rPr>
      <w:t>A</w:t>
    </w:r>
    <w:r>
      <w:t>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9E427">
    <w:pPr>
      <w:pStyle w:val="16"/>
    </w:pPr>
    <w:r>
      <w:rPr>
        <w:rFonts w:hint="eastAsia"/>
      </w:rPr>
      <w:t>目 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4304A">
    <w:pPr>
      <w:pStyle w:val="16"/>
    </w:pPr>
    <w:r>
      <w:rPr>
        <w:rFonts w:hint="eastAsia"/>
      </w:rPr>
      <w:t>目 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22AF4">
    <w:pPr>
      <w:pStyle w:val="16"/>
    </w:pPr>
    <w:r>
      <w:rPr>
        <w:rFonts w:hint="eastAsia"/>
      </w:rPr>
      <w:t>图目录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1A9B2">
    <w:pPr>
      <w:pStyle w:val="16"/>
    </w:pPr>
    <w:r>
      <w:rPr>
        <w:rFonts w:hint="eastAsia"/>
      </w:rPr>
      <w:t>图目录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C638A">
    <w:pPr>
      <w:pStyle w:val="16"/>
    </w:pPr>
    <w:r>
      <w:rPr>
        <w:rFonts w:hint="eastAsia"/>
      </w:rPr>
      <w:t>表目录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1AFE1">
    <w:pPr>
      <w:pStyle w:val="16"/>
    </w:pPr>
    <w:r>
      <w:rPr>
        <w:rFonts w:hint="eastAsia"/>
      </w:rPr>
      <w:t>表目录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F0F77">
    <w:pPr>
      <w:pStyle w:val="16"/>
    </w:pPr>
    <w:r>
      <w:rPr>
        <w:rFonts w:hint="eastAsia"/>
      </w:rPr>
      <w:t>主要符号表</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42B44">
    <w:pPr>
      <w:pStyle w:val="16"/>
    </w:pPr>
    <w:r>
      <w:rPr>
        <w:rFonts w:hint="eastAsia"/>
      </w:rPr>
      <w:t>主要符号表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14017">
    <w:pPr>
      <w:pStyle w:val="16"/>
    </w:pPr>
    <w:r>
      <w:rPr>
        <w:rFonts w:hint="eastAsia"/>
      </w:rPr>
      <w:t>缩略词表</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A79DF">
    <w:pPr>
      <w:pStyle w:val="16"/>
    </w:pPr>
    <w:r>
      <w:rPr>
        <w:rFonts w:hint="eastAsia"/>
      </w:rPr>
      <w:t>缩略词表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C9050">
    <w:pPr>
      <w:pStyle w:val="16"/>
    </w:pPr>
    <w:r>
      <w:rPr>
        <w:rFonts w:hint="eastAsia"/>
      </w:rPr>
      <w:t>第三章 印制要求</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953CA">
    <w:pPr>
      <w:pStyle w:val="16"/>
    </w:pPr>
    <w:r>
      <w:rPr>
        <w:rFonts w:hint="eastAsia"/>
      </w:rPr>
      <w:t>电子科技大学研究生学位论文撰写规范</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73C80">
    <w:pPr>
      <w:pStyle w:val="16"/>
    </w:pPr>
    <w:r>
      <w:rPr>
        <w:rFonts w:hint="eastAsia"/>
      </w:rPr>
      <w:t>第四章 总结与展望</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C084">
    <w:pPr>
      <w:pStyle w:val="16"/>
    </w:pPr>
    <w:r>
      <w:rPr>
        <w:rFonts w:hint="eastAsia"/>
      </w:rPr>
      <w:t>致 谢</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D57B0">
    <w:pPr>
      <w:pStyle w:val="16"/>
    </w:pPr>
    <w:r>
      <w:rPr>
        <w:rFonts w:hint="eastAsia"/>
      </w:rPr>
      <w:t>攻读博士学位期间取得的成果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72FDB0"/>
    <w:multiLevelType w:val="singleLevel"/>
    <w:tmpl w:val="B372FDB0"/>
    <w:lvl w:ilvl="0" w:tentative="0">
      <w:start w:val="1"/>
      <w:numFmt w:val="decimal"/>
      <w:suff w:val="space"/>
      <w:lvlText w:val="%1."/>
      <w:lvlJc w:val="left"/>
    </w:lvl>
  </w:abstractNum>
  <w:abstractNum w:abstractNumId="1">
    <w:nsid w:val="DB7ECBB5"/>
    <w:multiLevelType w:val="singleLevel"/>
    <w:tmpl w:val="DB7ECBB5"/>
    <w:lvl w:ilvl="0" w:tentative="0">
      <w:start w:val="1"/>
      <w:numFmt w:val="bullet"/>
      <w:lvlText w:val=""/>
      <w:lvlJc w:val="left"/>
      <w:pPr>
        <w:tabs>
          <w:tab w:val="left" w:pos="420"/>
        </w:tabs>
        <w:ind w:left="840" w:hanging="420"/>
      </w:pPr>
      <w:rPr>
        <w:rFonts w:hint="default" w:ascii="Wingdings" w:hAnsi="Wingdings"/>
      </w:rPr>
    </w:lvl>
  </w:abstractNum>
  <w:abstractNum w:abstractNumId="2">
    <w:nsid w:val="E77DC016"/>
    <w:multiLevelType w:val="singleLevel"/>
    <w:tmpl w:val="E77DC016"/>
    <w:lvl w:ilvl="0" w:tentative="0">
      <w:start w:val="1"/>
      <w:numFmt w:val="bullet"/>
      <w:lvlText w:val=""/>
      <w:lvlJc w:val="left"/>
      <w:pPr>
        <w:ind w:left="420" w:hanging="420"/>
      </w:pPr>
      <w:rPr>
        <w:rFonts w:hint="default" w:ascii="Wingdings" w:hAnsi="Wingdings"/>
      </w:rPr>
    </w:lvl>
  </w:abstractNum>
  <w:abstractNum w:abstractNumId="3">
    <w:nsid w:val="EEFE6AAA"/>
    <w:multiLevelType w:val="singleLevel"/>
    <w:tmpl w:val="EEFE6AAA"/>
    <w:lvl w:ilvl="0" w:tentative="0">
      <w:start w:val="1"/>
      <w:numFmt w:val="bullet"/>
      <w:lvlText w:val=""/>
      <w:lvlJc w:val="left"/>
      <w:pPr>
        <w:ind w:left="420" w:hanging="420"/>
      </w:pPr>
      <w:rPr>
        <w:rFonts w:hint="default" w:ascii="Wingdings" w:hAnsi="Wingdings"/>
      </w:rPr>
    </w:lvl>
  </w:abstractNum>
  <w:abstractNum w:abstractNumId="4">
    <w:nsid w:val="EFB8D40B"/>
    <w:multiLevelType w:val="singleLevel"/>
    <w:tmpl w:val="EFB8D40B"/>
    <w:lvl w:ilvl="0" w:tentative="0">
      <w:start w:val="1"/>
      <w:numFmt w:val="upperLetter"/>
      <w:suff w:val="space"/>
      <w:lvlText w:val="%1."/>
      <w:lvlJc w:val="left"/>
    </w:lvl>
  </w:abstractNum>
  <w:abstractNum w:abstractNumId="5">
    <w:nsid w:val="F476BACA"/>
    <w:multiLevelType w:val="singleLevel"/>
    <w:tmpl w:val="F476BACA"/>
    <w:lvl w:ilvl="0" w:tentative="0">
      <w:start w:val="1"/>
      <w:numFmt w:val="bullet"/>
      <w:lvlText w:val=""/>
      <w:lvlJc w:val="left"/>
      <w:pPr>
        <w:ind w:left="420" w:hanging="420"/>
      </w:pPr>
      <w:rPr>
        <w:rFonts w:hint="default" w:ascii="Wingdings" w:hAnsi="Wingdings"/>
      </w:rPr>
    </w:lvl>
  </w:abstractNum>
  <w:abstractNum w:abstractNumId="6">
    <w:nsid w:val="F6BE5194"/>
    <w:multiLevelType w:val="multilevel"/>
    <w:tmpl w:val="F6BE519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F9B78BE7"/>
    <w:multiLevelType w:val="singleLevel"/>
    <w:tmpl w:val="F9B78BE7"/>
    <w:lvl w:ilvl="0" w:tentative="0">
      <w:start w:val="1"/>
      <w:numFmt w:val="bullet"/>
      <w:lvlText w:val=""/>
      <w:lvlJc w:val="left"/>
      <w:pPr>
        <w:ind w:left="420" w:hanging="420"/>
      </w:pPr>
      <w:rPr>
        <w:rFonts w:hint="default" w:ascii="Wingdings" w:hAnsi="Wingdings"/>
      </w:rPr>
    </w:lvl>
  </w:abstractNum>
  <w:abstractNum w:abstractNumId="8">
    <w:nsid w:val="F9EF3E46"/>
    <w:multiLevelType w:val="singleLevel"/>
    <w:tmpl w:val="F9EF3E46"/>
    <w:lvl w:ilvl="0" w:tentative="0">
      <w:start w:val="1"/>
      <w:numFmt w:val="bullet"/>
      <w:lvlText w:val=""/>
      <w:lvlJc w:val="left"/>
      <w:pPr>
        <w:ind w:left="420" w:hanging="420"/>
      </w:pPr>
      <w:rPr>
        <w:rFonts w:hint="default" w:ascii="Wingdings" w:hAnsi="Wingdings"/>
      </w:rPr>
    </w:lvl>
  </w:abstractNum>
  <w:abstractNum w:abstractNumId="9">
    <w:nsid w:val="FAA465B9"/>
    <w:multiLevelType w:val="singleLevel"/>
    <w:tmpl w:val="FAA465B9"/>
    <w:lvl w:ilvl="0" w:tentative="0">
      <w:start w:val="1"/>
      <w:numFmt w:val="bullet"/>
      <w:lvlText w:val=""/>
      <w:lvlJc w:val="left"/>
      <w:pPr>
        <w:ind w:left="420" w:hanging="420"/>
      </w:pPr>
      <w:rPr>
        <w:rFonts w:hint="default" w:ascii="Wingdings" w:hAnsi="Wingdings"/>
      </w:rPr>
    </w:lvl>
  </w:abstractNum>
  <w:abstractNum w:abstractNumId="10">
    <w:nsid w:val="FEDE4CFA"/>
    <w:multiLevelType w:val="singleLevel"/>
    <w:tmpl w:val="FEDE4CFA"/>
    <w:lvl w:ilvl="0" w:tentative="0">
      <w:start w:val="1"/>
      <w:numFmt w:val="bullet"/>
      <w:lvlText w:val=""/>
      <w:lvlJc w:val="left"/>
      <w:pPr>
        <w:ind w:left="420" w:hanging="420"/>
      </w:pPr>
      <w:rPr>
        <w:rFonts w:hint="default" w:ascii="Wingdings" w:hAnsi="Wingdings"/>
      </w:rPr>
    </w:lvl>
  </w:abstractNum>
  <w:abstractNum w:abstractNumId="11">
    <w:nsid w:val="FF5E8251"/>
    <w:multiLevelType w:val="singleLevel"/>
    <w:tmpl w:val="FF5E8251"/>
    <w:lvl w:ilvl="0" w:tentative="0">
      <w:start w:val="1"/>
      <w:numFmt w:val="bullet"/>
      <w:lvlText w:val=""/>
      <w:lvlJc w:val="left"/>
      <w:pPr>
        <w:ind w:left="420" w:hanging="420"/>
      </w:pPr>
      <w:rPr>
        <w:rFonts w:hint="default" w:ascii="Wingdings" w:hAnsi="Wingdings"/>
      </w:rPr>
    </w:lvl>
  </w:abstractNum>
  <w:abstractNum w:abstractNumId="12">
    <w:nsid w:val="1C941030"/>
    <w:multiLevelType w:val="multilevel"/>
    <w:tmpl w:val="1C941030"/>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232B5B5F"/>
    <w:multiLevelType w:val="multilevel"/>
    <w:tmpl w:val="232B5B5F"/>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276A42BE"/>
    <w:multiLevelType w:val="multilevel"/>
    <w:tmpl w:val="276A42BE"/>
    <w:lvl w:ilvl="0" w:tentative="0">
      <w:start w:val="1"/>
      <w:numFmt w:val="decimal"/>
      <w:pStyle w:val="68"/>
      <w:lvlText w:val="[%1]"/>
      <w:lvlJc w:val="left"/>
      <w:pPr>
        <w:ind w:left="0" w:firstLine="0"/>
      </w:pPr>
      <w:rPr>
        <w:rFonts w:hint="eastAsia"/>
      </w:rPr>
    </w:lvl>
    <w:lvl w:ilvl="1" w:tentative="0">
      <w:start w:val="1"/>
      <w:numFmt w:val="lowerLetter"/>
      <w:lvlText w:val="%2)"/>
      <w:lvlJc w:val="left"/>
      <w:pPr>
        <w:ind w:left="1141" w:hanging="420"/>
      </w:pPr>
    </w:lvl>
    <w:lvl w:ilvl="2" w:tentative="0">
      <w:start w:val="1"/>
      <w:numFmt w:val="lowerRoman"/>
      <w:lvlText w:val="%3."/>
      <w:lvlJc w:val="right"/>
      <w:pPr>
        <w:ind w:left="1561" w:hanging="420"/>
      </w:pPr>
    </w:lvl>
    <w:lvl w:ilvl="3" w:tentative="0">
      <w:start w:val="1"/>
      <w:numFmt w:val="decimal"/>
      <w:lvlText w:val="%4."/>
      <w:lvlJc w:val="left"/>
      <w:pPr>
        <w:ind w:left="1981" w:hanging="420"/>
      </w:pPr>
    </w:lvl>
    <w:lvl w:ilvl="4" w:tentative="0">
      <w:start w:val="1"/>
      <w:numFmt w:val="lowerLetter"/>
      <w:lvlText w:val="%5)"/>
      <w:lvlJc w:val="left"/>
      <w:pPr>
        <w:ind w:left="2401" w:hanging="420"/>
      </w:pPr>
    </w:lvl>
    <w:lvl w:ilvl="5" w:tentative="0">
      <w:start w:val="1"/>
      <w:numFmt w:val="lowerRoman"/>
      <w:lvlText w:val="%6."/>
      <w:lvlJc w:val="right"/>
      <w:pPr>
        <w:ind w:left="2821" w:hanging="420"/>
      </w:pPr>
    </w:lvl>
    <w:lvl w:ilvl="6" w:tentative="0">
      <w:start w:val="1"/>
      <w:numFmt w:val="decimal"/>
      <w:lvlText w:val="%7."/>
      <w:lvlJc w:val="left"/>
      <w:pPr>
        <w:ind w:left="3241" w:hanging="420"/>
      </w:pPr>
    </w:lvl>
    <w:lvl w:ilvl="7" w:tentative="0">
      <w:start w:val="1"/>
      <w:numFmt w:val="lowerLetter"/>
      <w:lvlText w:val="%8)"/>
      <w:lvlJc w:val="left"/>
      <w:pPr>
        <w:ind w:left="3661" w:hanging="420"/>
      </w:pPr>
    </w:lvl>
    <w:lvl w:ilvl="8" w:tentative="0">
      <w:start w:val="1"/>
      <w:numFmt w:val="lowerRoman"/>
      <w:lvlText w:val="%9."/>
      <w:lvlJc w:val="right"/>
      <w:pPr>
        <w:ind w:left="4081" w:hanging="420"/>
      </w:pPr>
    </w:lvl>
  </w:abstractNum>
  <w:abstractNum w:abstractNumId="15">
    <w:nsid w:val="29797D8B"/>
    <w:multiLevelType w:val="singleLevel"/>
    <w:tmpl w:val="29797D8B"/>
    <w:lvl w:ilvl="0" w:tentative="0">
      <w:start w:val="1"/>
      <w:numFmt w:val="bullet"/>
      <w:lvlText w:val=""/>
      <w:lvlJc w:val="left"/>
      <w:pPr>
        <w:ind w:left="420" w:hanging="420"/>
      </w:pPr>
      <w:rPr>
        <w:rFonts w:hint="default" w:ascii="Wingdings" w:hAnsi="Wingdings"/>
      </w:rPr>
    </w:lvl>
  </w:abstractNum>
  <w:abstractNum w:abstractNumId="16">
    <w:nsid w:val="31B1FFD4"/>
    <w:multiLevelType w:val="singleLevel"/>
    <w:tmpl w:val="31B1FFD4"/>
    <w:lvl w:ilvl="0" w:tentative="0">
      <w:start w:val="1"/>
      <w:numFmt w:val="bullet"/>
      <w:lvlText w:val=""/>
      <w:lvlJc w:val="left"/>
      <w:pPr>
        <w:ind w:left="420" w:hanging="420"/>
      </w:pPr>
      <w:rPr>
        <w:rFonts w:hint="default" w:ascii="Wingdings" w:hAnsi="Wingdings"/>
      </w:rPr>
    </w:lvl>
  </w:abstractNum>
  <w:abstractNum w:abstractNumId="17">
    <w:nsid w:val="3B464529"/>
    <w:multiLevelType w:val="singleLevel"/>
    <w:tmpl w:val="3B464529"/>
    <w:lvl w:ilvl="0" w:tentative="0">
      <w:start w:val="1"/>
      <w:numFmt w:val="bullet"/>
      <w:lvlText w:val=""/>
      <w:lvlJc w:val="left"/>
      <w:pPr>
        <w:ind w:left="420" w:hanging="420"/>
      </w:pPr>
      <w:rPr>
        <w:rFonts w:hint="default" w:ascii="Wingdings" w:hAnsi="Wingdings"/>
      </w:rPr>
    </w:lvl>
  </w:abstractNum>
  <w:abstractNum w:abstractNumId="18">
    <w:nsid w:val="3EE8554D"/>
    <w:multiLevelType w:val="singleLevel"/>
    <w:tmpl w:val="3EE8554D"/>
    <w:lvl w:ilvl="0" w:tentative="0">
      <w:start w:val="1"/>
      <w:numFmt w:val="bullet"/>
      <w:lvlText w:val=""/>
      <w:lvlJc w:val="left"/>
      <w:pPr>
        <w:ind w:left="420" w:hanging="420"/>
      </w:pPr>
      <w:rPr>
        <w:rFonts w:hint="default" w:ascii="Wingdings" w:hAnsi="Wingdings"/>
      </w:rPr>
    </w:lvl>
  </w:abstractNum>
  <w:abstractNum w:abstractNumId="19">
    <w:nsid w:val="4239FDFA"/>
    <w:multiLevelType w:val="singleLevel"/>
    <w:tmpl w:val="4239FDFA"/>
    <w:lvl w:ilvl="0" w:tentative="0">
      <w:start w:val="1"/>
      <w:numFmt w:val="bullet"/>
      <w:lvlText w:val=""/>
      <w:lvlJc w:val="left"/>
      <w:pPr>
        <w:ind w:left="420" w:hanging="420"/>
      </w:pPr>
      <w:rPr>
        <w:rFonts w:hint="default" w:ascii="Wingdings" w:hAnsi="Wingdings"/>
      </w:rPr>
    </w:lvl>
  </w:abstractNum>
  <w:abstractNum w:abstractNumId="20">
    <w:nsid w:val="51F8525D"/>
    <w:multiLevelType w:val="multilevel"/>
    <w:tmpl w:val="51F8525D"/>
    <w:lvl w:ilvl="0" w:tentative="0">
      <w:start w:val="1"/>
      <w:numFmt w:val="chineseCountingThousand"/>
      <w:pStyle w:val="2"/>
      <w:suff w:val="nothing"/>
      <w:lvlText w:val="第%1章 "/>
      <w:lvlJc w:val="center"/>
      <w:pPr>
        <w:ind w:left="0" w:firstLine="454"/>
      </w:pPr>
      <w:rPr>
        <w:rFonts w:hint="eastAsia" w:ascii="黑体" w:hAnsi="黑体" w:eastAsia="黑体"/>
        <w:sz w:val="30"/>
      </w:rPr>
    </w:lvl>
    <w:lvl w:ilvl="1" w:tentative="0">
      <w:start w:val="1"/>
      <w:numFmt w:val="decimal"/>
      <w:pStyle w:val="3"/>
      <w:isLgl/>
      <w:suff w:val="space"/>
      <w:lvlText w:val="%1.%2"/>
      <w:lvlJc w:val="left"/>
      <w:pPr>
        <w:ind w:left="0" w:firstLine="0"/>
      </w:pPr>
      <w:rPr>
        <w:rFonts w:hint="default" w:ascii="Times New Roman" w:hAnsi="Times New Roman"/>
        <w:b/>
        <w:i w:val="0"/>
        <w:sz w:val="28"/>
      </w:rPr>
    </w:lvl>
    <w:lvl w:ilvl="2" w:tentative="0">
      <w:start w:val="1"/>
      <w:numFmt w:val="decimal"/>
      <w:pStyle w:val="4"/>
      <w:isLgl/>
      <w:suff w:val="space"/>
      <w:lvlText w:val="%1.%2.%3"/>
      <w:lvlJc w:val="left"/>
      <w:pPr>
        <w:ind w:left="0" w:firstLine="0"/>
      </w:pPr>
      <w:rPr>
        <w:rFonts w:hint="default" w:ascii="Times New Roman" w:hAnsi="Times New Roman"/>
        <w:b/>
        <w:i w:val="0"/>
        <w:sz w:val="28"/>
      </w:rPr>
    </w:lvl>
    <w:lvl w:ilvl="3" w:tentative="0">
      <w:start w:val="1"/>
      <w:numFmt w:val="decimal"/>
      <w:pStyle w:val="5"/>
      <w:isLgl/>
      <w:suff w:val="space"/>
      <w:lvlText w:val="%1.%2.%3.%4"/>
      <w:lvlJc w:val="left"/>
      <w:pPr>
        <w:ind w:left="0" w:firstLine="0"/>
      </w:pPr>
      <w:rPr>
        <w:rFonts w:hint="default" w:ascii="Times New Roman" w:hAnsi="Times New Roman"/>
        <w:b/>
        <w:i w:val="0"/>
        <w:sz w:val="24"/>
      </w:rPr>
    </w:lvl>
    <w:lvl w:ilvl="4" w:tentative="0">
      <w:start w:val="1"/>
      <w:numFmt w:val="decimal"/>
      <w:lvlText w:val="%1.%2.%3.%4.%5"/>
      <w:lvlJc w:val="left"/>
      <w:pPr>
        <w:ind w:left="0" w:firstLine="216"/>
      </w:pPr>
      <w:rPr>
        <w:rFonts w:hint="eastAsia"/>
      </w:rPr>
    </w:lvl>
    <w:lvl w:ilvl="5" w:tentative="0">
      <w:start w:val="1"/>
      <w:numFmt w:val="decimal"/>
      <w:lvlText w:val="%1.%2.%3.%4.%5.%6"/>
      <w:lvlJc w:val="left"/>
      <w:pPr>
        <w:ind w:left="0" w:firstLine="216"/>
      </w:pPr>
      <w:rPr>
        <w:rFonts w:hint="eastAsia"/>
      </w:rPr>
    </w:lvl>
    <w:lvl w:ilvl="6" w:tentative="0">
      <w:start w:val="1"/>
      <w:numFmt w:val="decimal"/>
      <w:lvlText w:val="%1.%2.%3.%4.%5.%6.%7"/>
      <w:lvlJc w:val="left"/>
      <w:pPr>
        <w:ind w:left="0" w:firstLine="216"/>
      </w:pPr>
      <w:rPr>
        <w:rFonts w:hint="eastAsia"/>
      </w:rPr>
    </w:lvl>
    <w:lvl w:ilvl="7" w:tentative="0">
      <w:start w:val="1"/>
      <w:numFmt w:val="decimal"/>
      <w:lvlText w:val="%1.%2.%3.%4.%5.%6.%7.%8"/>
      <w:lvlJc w:val="left"/>
      <w:pPr>
        <w:ind w:left="0" w:firstLine="216"/>
      </w:pPr>
      <w:rPr>
        <w:rFonts w:hint="eastAsia"/>
      </w:rPr>
    </w:lvl>
    <w:lvl w:ilvl="8" w:tentative="0">
      <w:start w:val="1"/>
      <w:numFmt w:val="decimal"/>
      <w:lvlText w:val="%1.%2.%3.%4.%5.%6.%7.%8.%9"/>
      <w:lvlJc w:val="left"/>
      <w:pPr>
        <w:ind w:left="0" w:firstLine="216"/>
      </w:pPr>
      <w:rPr>
        <w:rFonts w:hint="eastAsia"/>
      </w:rPr>
    </w:lvl>
  </w:abstractNum>
  <w:abstractNum w:abstractNumId="21">
    <w:nsid w:val="5BFBFD16"/>
    <w:multiLevelType w:val="multilevel"/>
    <w:tmpl w:val="5BFBFD1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rPr>
    </w:lvl>
    <w:lvl w:ilvl="2" w:tentative="0">
      <w:start w:val="1"/>
      <w:numFmt w:val="bullet"/>
      <w:lvlText w:val=""/>
      <w:lvlJc w:val="left"/>
      <w:pPr>
        <w:tabs>
          <w:tab w:val="left" w:pos="1260"/>
        </w:tabs>
        <w:ind w:left="1260" w:leftChars="0" w:hanging="420" w:firstLineChars="0"/>
      </w:pPr>
      <w:rPr>
        <w:rFonts w:hint="default"/>
      </w:rPr>
    </w:lvl>
    <w:lvl w:ilvl="3" w:tentative="0">
      <w:start w:val="1"/>
      <w:numFmt w:val="bullet"/>
      <w:lvlText w:val=""/>
      <w:lvlJc w:val="left"/>
      <w:pPr>
        <w:tabs>
          <w:tab w:val="left" w:pos="1680"/>
        </w:tabs>
        <w:ind w:left="1680" w:leftChars="0" w:hanging="420" w:firstLineChars="0"/>
      </w:pPr>
      <w:rPr>
        <w:rFonts w:hint="default"/>
      </w:rPr>
    </w:lvl>
    <w:lvl w:ilvl="4" w:tentative="0">
      <w:start w:val="1"/>
      <w:numFmt w:val="bullet"/>
      <w:lvlText w:val=""/>
      <w:lvlJc w:val="left"/>
      <w:pPr>
        <w:tabs>
          <w:tab w:val="left" w:pos="2100"/>
        </w:tabs>
        <w:ind w:left="2100" w:leftChars="0" w:hanging="420" w:firstLineChars="0"/>
      </w:pPr>
      <w:rPr>
        <w:rFonts w:hint="default"/>
      </w:rPr>
    </w:lvl>
    <w:lvl w:ilvl="5" w:tentative="0">
      <w:start w:val="1"/>
      <w:numFmt w:val="bullet"/>
      <w:lvlText w:val=""/>
      <w:lvlJc w:val="left"/>
      <w:pPr>
        <w:tabs>
          <w:tab w:val="left" w:pos="2520"/>
        </w:tabs>
        <w:ind w:left="2520" w:leftChars="0" w:hanging="420" w:firstLineChars="0"/>
      </w:pPr>
      <w:rPr>
        <w:rFonts w:hint="default"/>
      </w:rPr>
    </w:lvl>
    <w:lvl w:ilvl="6" w:tentative="0">
      <w:start w:val="1"/>
      <w:numFmt w:val="bullet"/>
      <w:lvlText w:val=""/>
      <w:lvlJc w:val="left"/>
      <w:pPr>
        <w:tabs>
          <w:tab w:val="left" w:pos="2940"/>
        </w:tabs>
        <w:ind w:left="2940" w:leftChars="0" w:hanging="420" w:firstLineChars="0"/>
      </w:pPr>
      <w:rPr>
        <w:rFonts w:hint="default"/>
      </w:rPr>
    </w:lvl>
    <w:lvl w:ilvl="7" w:tentative="0">
      <w:start w:val="1"/>
      <w:numFmt w:val="bullet"/>
      <w:lvlText w:val=""/>
      <w:lvlJc w:val="left"/>
      <w:pPr>
        <w:tabs>
          <w:tab w:val="left" w:pos="3360"/>
        </w:tabs>
        <w:ind w:left="3360" w:leftChars="0" w:hanging="420" w:firstLineChars="0"/>
      </w:pPr>
      <w:rPr>
        <w:rFonts w:hint="default"/>
      </w:rPr>
    </w:lvl>
    <w:lvl w:ilvl="8" w:tentative="0">
      <w:start w:val="1"/>
      <w:numFmt w:val="bullet"/>
      <w:lvlText w:val=""/>
      <w:lvlJc w:val="left"/>
      <w:pPr>
        <w:tabs>
          <w:tab w:val="left" w:pos="3780"/>
        </w:tabs>
        <w:ind w:left="3780" w:leftChars="0" w:hanging="420" w:firstLineChars="0"/>
      </w:pPr>
      <w:rPr>
        <w:rFonts w:hint="default"/>
      </w:rPr>
    </w:lvl>
  </w:abstractNum>
  <w:abstractNum w:abstractNumId="22">
    <w:nsid w:val="5D0C6FD1"/>
    <w:multiLevelType w:val="multilevel"/>
    <w:tmpl w:val="5D0C6FD1"/>
    <w:lvl w:ilvl="0" w:tentative="0">
      <w:start w:val="1"/>
      <w:numFmt w:val="decimal"/>
      <w:pStyle w:val="70"/>
      <w:lvlText w:val="[%1]"/>
      <w:lvlJc w:val="left"/>
      <w:pPr>
        <w:ind w:left="0" w:firstLine="0"/>
      </w:pPr>
      <w:rPr>
        <w:rFonts w:hint="eastAsia"/>
      </w:rPr>
    </w:lvl>
    <w:lvl w:ilvl="1" w:tentative="0">
      <w:start w:val="1"/>
      <w:numFmt w:val="lowerLetter"/>
      <w:lvlText w:val="%2)"/>
      <w:lvlJc w:val="left"/>
      <w:pPr>
        <w:ind w:left="1141" w:hanging="420"/>
      </w:pPr>
    </w:lvl>
    <w:lvl w:ilvl="2" w:tentative="0">
      <w:start w:val="1"/>
      <w:numFmt w:val="lowerRoman"/>
      <w:lvlText w:val="%3."/>
      <w:lvlJc w:val="right"/>
      <w:pPr>
        <w:ind w:left="1561" w:hanging="420"/>
      </w:pPr>
    </w:lvl>
    <w:lvl w:ilvl="3" w:tentative="0">
      <w:start w:val="1"/>
      <w:numFmt w:val="decimal"/>
      <w:lvlText w:val="%4."/>
      <w:lvlJc w:val="left"/>
      <w:pPr>
        <w:ind w:left="1981" w:hanging="420"/>
      </w:pPr>
    </w:lvl>
    <w:lvl w:ilvl="4" w:tentative="0">
      <w:start w:val="1"/>
      <w:numFmt w:val="lowerLetter"/>
      <w:lvlText w:val="%5)"/>
      <w:lvlJc w:val="left"/>
      <w:pPr>
        <w:ind w:left="2401" w:hanging="420"/>
      </w:pPr>
    </w:lvl>
    <w:lvl w:ilvl="5" w:tentative="0">
      <w:start w:val="1"/>
      <w:numFmt w:val="lowerRoman"/>
      <w:lvlText w:val="%6."/>
      <w:lvlJc w:val="right"/>
      <w:pPr>
        <w:ind w:left="2821" w:hanging="420"/>
      </w:pPr>
    </w:lvl>
    <w:lvl w:ilvl="6" w:tentative="0">
      <w:start w:val="1"/>
      <w:numFmt w:val="decimal"/>
      <w:lvlText w:val="%7."/>
      <w:lvlJc w:val="left"/>
      <w:pPr>
        <w:ind w:left="3241" w:hanging="420"/>
      </w:pPr>
    </w:lvl>
    <w:lvl w:ilvl="7" w:tentative="0">
      <w:start w:val="1"/>
      <w:numFmt w:val="lowerLetter"/>
      <w:lvlText w:val="%8)"/>
      <w:lvlJc w:val="left"/>
      <w:pPr>
        <w:ind w:left="3661" w:hanging="420"/>
      </w:pPr>
    </w:lvl>
    <w:lvl w:ilvl="8" w:tentative="0">
      <w:start w:val="1"/>
      <w:numFmt w:val="lowerRoman"/>
      <w:lvlText w:val="%9."/>
      <w:lvlJc w:val="right"/>
      <w:pPr>
        <w:ind w:left="4081" w:hanging="420"/>
      </w:pPr>
    </w:lvl>
  </w:abstractNum>
  <w:abstractNum w:abstractNumId="23">
    <w:nsid w:val="60C921CB"/>
    <w:multiLevelType w:val="singleLevel"/>
    <w:tmpl w:val="60C921CB"/>
    <w:lvl w:ilvl="0" w:tentative="0">
      <w:start w:val="1"/>
      <w:numFmt w:val="bullet"/>
      <w:lvlText w:val=""/>
      <w:lvlJc w:val="left"/>
      <w:pPr>
        <w:ind w:left="420" w:hanging="420"/>
      </w:pPr>
      <w:rPr>
        <w:rFonts w:hint="default" w:ascii="Wingdings" w:hAnsi="Wingdings"/>
      </w:rPr>
    </w:lvl>
  </w:abstractNum>
  <w:abstractNum w:abstractNumId="24">
    <w:nsid w:val="6DFE660F"/>
    <w:multiLevelType w:val="multilevel"/>
    <w:tmpl w:val="6DFE660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
    <w:nsid w:val="705DF06F"/>
    <w:multiLevelType w:val="singleLevel"/>
    <w:tmpl w:val="705DF06F"/>
    <w:lvl w:ilvl="0" w:tentative="0">
      <w:start w:val="1"/>
      <w:numFmt w:val="bullet"/>
      <w:lvlText w:val=""/>
      <w:lvlJc w:val="left"/>
      <w:pPr>
        <w:ind w:left="420" w:hanging="420"/>
      </w:pPr>
      <w:rPr>
        <w:rFonts w:hint="default" w:ascii="Wingdings" w:hAnsi="Wingdings"/>
      </w:rPr>
    </w:lvl>
  </w:abstractNum>
  <w:abstractNum w:abstractNumId="26">
    <w:nsid w:val="723FF273"/>
    <w:multiLevelType w:val="singleLevel"/>
    <w:tmpl w:val="723FF273"/>
    <w:lvl w:ilvl="0" w:tentative="0">
      <w:start w:val="1"/>
      <w:numFmt w:val="decimal"/>
      <w:suff w:val="nothing"/>
      <w:lvlText w:val="%1、"/>
      <w:lvlJc w:val="left"/>
    </w:lvl>
  </w:abstractNum>
  <w:abstractNum w:abstractNumId="27">
    <w:nsid w:val="76CF4DA2"/>
    <w:multiLevelType w:val="singleLevel"/>
    <w:tmpl w:val="76CF4DA2"/>
    <w:lvl w:ilvl="0" w:tentative="0">
      <w:start w:val="1"/>
      <w:numFmt w:val="bullet"/>
      <w:lvlText w:val=""/>
      <w:lvlJc w:val="left"/>
      <w:pPr>
        <w:ind w:left="420" w:hanging="420"/>
      </w:pPr>
      <w:rPr>
        <w:rFonts w:hint="default" w:ascii="Wingdings" w:hAnsi="Wingdings"/>
      </w:rPr>
    </w:lvl>
  </w:abstractNum>
  <w:abstractNum w:abstractNumId="28">
    <w:nsid w:val="7FFB7A55"/>
    <w:multiLevelType w:val="multilevel"/>
    <w:tmpl w:val="7FFB7A5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20"/>
  </w:num>
  <w:num w:numId="2">
    <w:abstractNumId w:val="14"/>
  </w:num>
  <w:num w:numId="3">
    <w:abstractNumId w:val="22"/>
  </w:num>
  <w:num w:numId="4">
    <w:abstractNumId w:val="12"/>
  </w:num>
  <w:num w:numId="5">
    <w:abstractNumId w:val="13"/>
  </w:num>
  <w:num w:numId="6">
    <w:abstractNumId w:val="18"/>
  </w:num>
  <w:num w:numId="7">
    <w:abstractNumId w:val="9"/>
  </w:num>
  <w:num w:numId="8">
    <w:abstractNumId w:val="3"/>
  </w:num>
  <w:num w:numId="9">
    <w:abstractNumId w:val="2"/>
  </w:num>
  <w:num w:numId="10">
    <w:abstractNumId w:val="0"/>
  </w:num>
  <w:num w:numId="11">
    <w:abstractNumId w:val="28"/>
  </w:num>
  <w:num w:numId="12">
    <w:abstractNumId w:val="21"/>
  </w:num>
  <w:num w:numId="13">
    <w:abstractNumId w:val="1"/>
  </w:num>
  <w:num w:numId="14">
    <w:abstractNumId w:val="24"/>
  </w:num>
  <w:num w:numId="15">
    <w:abstractNumId w:val="17"/>
  </w:num>
  <w:num w:numId="16">
    <w:abstractNumId w:val="7"/>
  </w:num>
  <w:num w:numId="17">
    <w:abstractNumId w:val="8"/>
  </w:num>
  <w:num w:numId="18">
    <w:abstractNumId w:val="5"/>
  </w:num>
  <w:num w:numId="19">
    <w:abstractNumId w:val="11"/>
  </w:num>
  <w:num w:numId="20">
    <w:abstractNumId w:val="4"/>
  </w:num>
  <w:num w:numId="21">
    <w:abstractNumId w:val="6"/>
  </w:num>
  <w:num w:numId="22">
    <w:abstractNumId w:val="10"/>
  </w:num>
  <w:num w:numId="23">
    <w:abstractNumId w:val="15"/>
  </w:num>
  <w:num w:numId="24">
    <w:abstractNumId w:val="16"/>
  </w:num>
  <w:num w:numId="25">
    <w:abstractNumId w:val="25"/>
  </w:num>
  <w:num w:numId="26">
    <w:abstractNumId w:val="26"/>
  </w:num>
  <w:num w:numId="27">
    <w:abstractNumId w:val="27"/>
  </w:num>
  <w:num w:numId="28">
    <w:abstractNumId w:val="23"/>
  </w:num>
  <w:num w:numId="29">
    <w:abstractNumId w:val="1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f q">
    <w15:presenceInfo w15:providerId="Windows Live" w15:userId="f1d2e759092bb2c3"/>
  </w15:person>
  <w15:person w15:author="且听">
    <w15:presenceInfo w15:providerId="WPS Office" w15:userId="3096563268"/>
  </w15:person>
  <w15:person w15:author="吴老师">
    <w15:presenceInfo w15:providerId="WPS Office" w15:userId="36304153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30"/>
  <w:doNotDisplayPageBoundaries w:val="1"/>
  <w:bordersDoNotSurroundHeader w:val="0"/>
  <w:bordersDoNotSurroundFooter w:val="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writeProtection w:recommended="1"/>
  <w:documentProtection w:enforcement="0"/>
  <w:defaultTabStop w:val="50"/>
  <w:evenAndOddHeaders w:val="1"/>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D74"/>
    <w:rsid w:val="00002D82"/>
    <w:rsid w:val="0000791B"/>
    <w:rsid w:val="0000792D"/>
    <w:rsid w:val="00007A0E"/>
    <w:rsid w:val="00007DE3"/>
    <w:rsid w:val="00010065"/>
    <w:rsid w:val="000113F9"/>
    <w:rsid w:val="00012735"/>
    <w:rsid w:val="000142B6"/>
    <w:rsid w:val="00017B31"/>
    <w:rsid w:val="00017B3C"/>
    <w:rsid w:val="00021115"/>
    <w:rsid w:val="00021775"/>
    <w:rsid w:val="00021A0C"/>
    <w:rsid w:val="00021B60"/>
    <w:rsid w:val="000221C5"/>
    <w:rsid w:val="000255CD"/>
    <w:rsid w:val="000256BA"/>
    <w:rsid w:val="0002611A"/>
    <w:rsid w:val="00027328"/>
    <w:rsid w:val="00027B19"/>
    <w:rsid w:val="00031A8A"/>
    <w:rsid w:val="00032BD1"/>
    <w:rsid w:val="00033135"/>
    <w:rsid w:val="00033EC0"/>
    <w:rsid w:val="00034190"/>
    <w:rsid w:val="00035327"/>
    <w:rsid w:val="00035C63"/>
    <w:rsid w:val="00036452"/>
    <w:rsid w:val="00036A5B"/>
    <w:rsid w:val="00037650"/>
    <w:rsid w:val="00037B0F"/>
    <w:rsid w:val="00037C9A"/>
    <w:rsid w:val="00040533"/>
    <w:rsid w:val="00041C4E"/>
    <w:rsid w:val="00042F7B"/>
    <w:rsid w:val="00043333"/>
    <w:rsid w:val="000448E6"/>
    <w:rsid w:val="00044AF6"/>
    <w:rsid w:val="000452B9"/>
    <w:rsid w:val="00046AFA"/>
    <w:rsid w:val="00047577"/>
    <w:rsid w:val="0004766B"/>
    <w:rsid w:val="000476AF"/>
    <w:rsid w:val="00047D9A"/>
    <w:rsid w:val="00052AB6"/>
    <w:rsid w:val="00052B81"/>
    <w:rsid w:val="000535B8"/>
    <w:rsid w:val="00053AF6"/>
    <w:rsid w:val="00054D90"/>
    <w:rsid w:val="00054E73"/>
    <w:rsid w:val="0005624E"/>
    <w:rsid w:val="00056A83"/>
    <w:rsid w:val="00057BBB"/>
    <w:rsid w:val="00057D8E"/>
    <w:rsid w:val="00057E6A"/>
    <w:rsid w:val="00057FEA"/>
    <w:rsid w:val="000605AA"/>
    <w:rsid w:val="00060AFB"/>
    <w:rsid w:val="000610E4"/>
    <w:rsid w:val="00061316"/>
    <w:rsid w:val="00062831"/>
    <w:rsid w:val="00063326"/>
    <w:rsid w:val="0006598B"/>
    <w:rsid w:val="00065ED4"/>
    <w:rsid w:val="00067087"/>
    <w:rsid w:val="00067862"/>
    <w:rsid w:val="00067CF0"/>
    <w:rsid w:val="00067E84"/>
    <w:rsid w:val="00070476"/>
    <w:rsid w:val="00070B18"/>
    <w:rsid w:val="000728AE"/>
    <w:rsid w:val="00072C00"/>
    <w:rsid w:val="00072DE4"/>
    <w:rsid w:val="00072F29"/>
    <w:rsid w:val="000731FB"/>
    <w:rsid w:val="0007355F"/>
    <w:rsid w:val="000745C3"/>
    <w:rsid w:val="000747DF"/>
    <w:rsid w:val="0007521A"/>
    <w:rsid w:val="000753A8"/>
    <w:rsid w:val="00076159"/>
    <w:rsid w:val="00076B49"/>
    <w:rsid w:val="00077B45"/>
    <w:rsid w:val="000804A6"/>
    <w:rsid w:val="000819E9"/>
    <w:rsid w:val="00083E78"/>
    <w:rsid w:val="000843F8"/>
    <w:rsid w:val="00084EBD"/>
    <w:rsid w:val="00085A69"/>
    <w:rsid w:val="00086986"/>
    <w:rsid w:val="00086A18"/>
    <w:rsid w:val="0008717D"/>
    <w:rsid w:val="0008769A"/>
    <w:rsid w:val="00095286"/>
    <w:rsid w:val="00095505"/>
    <w:rsid w:val="000955A1"/>
    <w:rsid w:val="000974E4"/>
    <w:rsid w:val="000A0406"/>
    <w:rsid w:val="000A12E4"/>
    <w:rsid w:val="000A1424"/>
    <w:rsid w:val="000A16A4"/>
    <w:rsid w:val="000A312C"/>
    <w:rsid w:val="000A3A4B"/>
    <w:rsid w:val="000A4068"/>
    <w:rsid w:val="000A46D5"/>
    <w:rsid w:val="000A48AC"/>
    <w:rsid w:val="000A52A5"/>
    <w:rsid w:val="000A5639"/>
    <w:rsid w:val="000A58E7"/>
    <w:rsid w:val="000A625E"/>
    <w:rsid w:val="000A68AC"/>
    <w:rsid w:val="000B224D"/>
    <w:rsid w:val="000B341F"/>
    <w:rsid w:val="000B3E33"/>
    <w:rsid w:val="000B4992"/>
    <w:rsid w:val="000B6445"/>
    <w:rsid w:val="000B6771"/>
    <w:rsid w:val="000B6896"/>
    <w:rsid w:val="000B6AAD"/>
    <w:rsid w:val="000B71CD"/>
    <w:rsid w:val="000B7522"/>
    <w:rsid w:val="000C05F9"/>
    <w:rsid w:val="000C18EE"/>
    <w:rsid w:val="000C23BB"/>
    <w:rsid w:val="000C258F"/>
    <w:rsid w:val="000C2D00"/>
    <w:rsid w:val="000C4685"/>
    <w:rsid w:val="000C4EA9"/>
    <w:rsid w:val="000C5099"/>
    <w:rsid w:val="000C6A11"/>
    <w:rsid w:val="000C6C49"/>
    <w:rsid w:val="000D0392"/>
    <w:rsid w:val="000D0D3E"/>
    <w:rsid w:val="000D0EE7"/>
    <w:rsid w:val="000D1A80"/>
    <w:rsid w:val="000D1BA9"/>
    <w:rsid w:val="000D211F"/>
    <w:rsid w:val="000D22E8"/>
    <w:rsid w:val="000D267D"/>
    <w:rsid w:val="000D2E32"/>
    <w:rsid w:val="000D5562"/>
    <w:rsid w:val="000D6599"/>
    <w:rsid w:val="000D6A2B"/>
    <w:rsid w:val="000D6C15"/>
    <w:rsid w:val="000E0CED"/>
    <w:rsid w:val="000E0F07"/>
    <w:rsid w:val="000E36B2"/>
    <w:rsid w:val="000E3815"/>
    <w:rsid w:val="000E4299"/>
    <w:rsid w:val="000E6002"/>
    <w:rsid w:val="000E66D2"/>
    <w:rsid w:val="000E6F5F"/>
    <w:rsid w:val="000F037F"/>
    <w:rsid w:val="000F1044"/>
    <w:rsid w:val="000F174B"/>
    <w:rsid w:val="000F197C"/>
    <w:rsid w:val="000F24D2"/>
    <w:rsid w:val="000F26F2"/>
    <w:rsid w:val="000F2E01"/>
    <w:rsid w:val="000F4149"/>
    <w:rsid w:val="000F6375"/>
    <w:rsid w:val="000F6DAC"/>
    <w:rsid w:val="000F7B0F"/>
    <w:rsid w:val="00100315"/>
    <w:rsid w:val="00101FC3"/>
    <w:rsid w:val="00102BB7"/>
    <w:rsid w:val="00103BD5"/>
    <w:rsid w:val="00104012"/>
    <w:rsid w:val="0010468F"/>
    <w:rsid w:val="00105A7D"/>
    <w:rsid w:val="00105EA0"/>
    <w:rsid w:val="00106225"/>
    <w:rsid w:val="001065B4"/>
    <w:rsid w:val="00106F6F"/>
    <w:rsid w:val="00111078"/>
    <w:rsid w:val="00111637"/>
    <w:rsid w:val="00112D85"/>
    <w:rsid w:val="00112F87"/>
    <w:rsid w:val="001138C4"/>
    <w:rsid w:val="0011435F"/>
    <w:rsid w:val="00115364"/>
    <w:rsid w:val="0011650A"/>
    <w:rsid w:val="00117F70"/>
    <w:rsid w:val="00120772"/>
    <w:rsid w:val="00120B33"/>
    <w:rsid w:val="00120C54"/>
    <w:rsid w:val="001213DE"/>
    <w:rsid w:val="0012314F"/>
    <w:rsid w:val="00124B7D"/>
    <w:rsid w:val="00125462"/>
    <w:rsid w:val="00125EC0"/>
    <w:rsid w:val="00130825"/>
    <w:rsid w:val="00130D7C"/>
    <w:rsid w:val="00130EB6"/>
    <w:rsid w:val="00131240"/>
    <w:rsid w:val="00132051"/>
    <w:rsid w:val="001335A4"/>
    <w:rsid w:val="00133B5B"/>
    <w:rsid w:val="00134BA8"/>
    <w:rsid w:val="00134C1F"/>
    <w:rsid w:val="00135FA1"/>
    <w:rsid w:val="00136D87"/>
    <w:rsid w:val="00136F54"/>
    <w:rsid w:val="001407DC"/>
    <w:rsid w:val="00140850"/>
    <w:rsid w:val="0014091E"/>
    <w:rsid w:val="00141271"/>
    <w:rsid w:val="00141378"/>
    <w:rsid w:val="00141911"/>
    <w:rsid w:val="00141D0D"/>
    <w:rsid w:val="001422FA"/>
    <w:rsid w:val="00142D14"/>
    <w:rsid w:val="001444F9"/>
    <w:rsid w:val="00144BE0"/>
    <w:rsid w:val="00144D2F"/>
    <w:rsid w:val="00145AAB"/>
    <w:rsid w:val="00146E67"/>
    <w:rsid w:val="00147BA7"/>
    <w:rsid w:val="00150CD1"/>
    <w:rsid w:val="00151527"/>
    <w:rsid w:val="00151C37"/>
    <w:rsid w:val="00154331"/>
    <w:rsid w:val="00154A2D"/>
    <w:rsid w:val="00154D18"/>
    <w:rsid w:val="00155C70"/>
    <w:rsid w:val="001564D0"/>
    <w:rsid w:val="001567A4"/>
    <w:rsid w:val="0015761C"/>
    <w:rsid w:val="0015762F"/>
    <w:rsid w:val="00157E0C"/>
    <w:rsid w:val="001604B3"/>
    <w:rsid w:val="00160A65"/>
    <w:rsid w:val="001611E8"/>
    <w:rsid w:val="00161386"/>
    <w:rsid w:val="00161951"/>
    <w:rsid w:val="00161C81"/>
    <w:rsid w:val="00162869"/>
    <w:rsid w:val="00162B73"/>
    <w:rsid w:val="00162C1D"/>
    <w:rsid w:val="00163134"/>
    <w:rsid w:val="00164181"/>
    <w:rsid w:val="00164D75"/>
    <w:rsid w:val="00164F61"/>
    <w:rsid w:val="001665F2"/>
    <w:rsid w:val="001669AD"/>
    <w:rsid w:val="0016710A"/>
    <w:rsid w:val="00167E09"/>
    <w:rsid w:val="001703AC"/>
    <w:rsid w:val="00170461"/>
    <w:rsid w:val="0017059E"/>
    <w:rsid w:val="001708F5"/>
    <w:rsid w:val="001710CD"/>
    <w:rsid w:val="00174ECA"/>
    <w:rsid w:val="0017500B"/>
    <w:rsid w:val="00176C62"/>
    <w:rsid w:val="00177236"/>
    <w:rsid w:val="00177A0F"/>
    <w:rsid w:val="00181413"/>
    <w:rsid w:val="00181CF4"/>
    <w:rsid w:val="00182327"/>
    <w:rsid w:val="00182B74"/>
    <w:rsid w:val="00183F5F"/>
    <w:rsid w:val="00184CFB"/>
    <w:rsid w:val="001854B8"/>
    <w:rsid w:val="0018646A"/>
    <w:rsid w:val="0019004F"/>
    <w:rsid w:val="00190A4E"/>
    <w:rsid w:val="00190E1C"/>
    <w:rsid w:val="00191BEB"/>
    <w:rsid w:val="00192078"/>
    <w:rsid w:val="0019354C"/>
    <w:rsid w:val="00194DBE"/>
    <w:rsid w:val="0019530F"/>
    <w:rsid w:val="00195410"/>
    <w:rsid w:val="00195F8C"/>
    <w:rsid w:val="00196B12"/>
    <w:rsid w:val="0019791F"/>
    <w:rsid w:val="001A09A3"/>
    <w:rsid w:val="001A0ECB"/>
    <w:rsid w:val="001A1F82"/>
    <w:rsid w:val="001A3875"/>
    <w:rsid w:val="001A3895"/>
    <w:rsid w:val="001A4595"/>
    <w:rsid w:val="001A4CF8"/>
    <w:rsid w:val="001A5EDB"/>
    <w:rsid w:val="001A6829"/>
    <w:rsid w:val="001A6EE2"/>
    <w:rsid w:val="001A7033"/>
    <w:rsid w:val="001A72EC"/>
    <w:rsid w:val="001A7F6A"/>
    <w:rsid w:val="001B060E"/>
    <w:rsid w:val="001B2076"/>
    <w:rsid w:val="001B30BF"/>
    <w:rsid w:val="001B326B"/>
    <w:rsid w:val="001B5186"/>
    <w:rsid w:val="001B62F2"/>
    <w:rsid w:val="001B69B4"/>
    <w:rsid w:val="001B7F69"/>
    <w:rsid w:val="001C0B1C"/>
    <w:rsid w:val="001C172D"/>
    <w:rsid w:val="001C17A8"/>
    <w:rsid w:val="001C1823"/>
    <w:rsid w:val="001C18FC"/>
    <w:rsid w:val="001C2EE4"/>
    <w:rsid w:val="001C31D7"/>
    <w:rsid w:val="001C4B51"/>
    <w:rsid w:val="001C4E94"/>
    <w:rsid w:val="001C665E"/>
    <w:rsid w:val="001C7C11"/>
    <w:rsid w:val="001C7D4F"/>
    <w:rsid w:val="001C7D8F"/>
    <w:rsid w:val="001D0188"/>
    <w:rsid w:val="001D0AB3"/>
    <w:rsid w:val="001D0D15"/>
    <w:rsid w:val="001D101D"/>
    <w:rsid w:val="001D26C1"/>
    <w:rsid w:val="001D37B9"/>
    <w:rsid w:val="001D3C07"/>
    <w:rsid w:val="001D475C"/>
    <w:rsid w:val="001D4BA4"/>
    <w:rsid w:val="001D513F"/>
    <w:rsid w:val="001D5422"/>
    <w:rsid w:val="001D5A2A"/>
    <w:rsid w:val="001D5FAF"/>
    <w:rsid w:val="001D62A8"/>
    <w:rsid w:val="001D7307"/>
    <w:rsid w:val="001D7B2C"/>
    <w:rsid w:val="001D7DF9"/>
    <w:rsid w:val="001E03AD"/>
    <w:rsid w:val="001E34A3"/>
    <w:rsid w:val="001E3623"/>
    <w:rsid w:val="001E3B9C"/>
    <w:rsid w:val="001E4F77"/>
    <w:rsid w:val="001E53AD"/>
    <w:rsid w:val="001E54D2"/>
    <w:rsid w:val="001E65B4"/>
    <w:rsid w:val="001E703F"/>
    <w:rsid w:val="001E7044"/>
    <w:rsid w:val="001E7A4C"/>
    <w:rsid w:val="001F0661"/>
    <w:rsid w:val="001F09CF"/>
    <w:rsid w:val="001F1A1B"/>
    <w:rsid w:val="001F2288"/>
    <w:rsid w:val="001F38D9"/>
    <w:rsid w:val="001F3A57"/>
    <w:rsid w:val="001F5D26"/>
    <w:rsid w:val="001F6719"/>
    <w:rsid w:val="001F751B"/>
    <w:rsid w:val="00200AAF"/>
    <w:rsid w:val="00202FBE"/>
    <w:rsid w:val="0020322B"/>
    <w:rsid w:val="0020375E"/>
    <w:rsid w:val="002048A9"/>
    <w:rsid w:val="00204A7F"/>
    <w:rsid w:val="00204E0D"/>
    <w:rsid w:val="00206686"/>
    <w:rsid w:val="00206A90"/>
    <w:rsid w:val="002076B6"/>
    <w:rsid w:val="00210186"/>
    <w:rsid w:val="00210B81"/>
    <w:rsid w:val="00210DBF"/>
    <w:rsid w:val="002126E8"/>
    <w:rsid w:val="0021533D"/>
    <w:rsid w:val="0021547A"/>
    <w:rsid w:val="00216DF9"/>
    <w:rsid w:val="0022116E"/>
    <w:rsid w:val="0022155A"/>
    <w:rsid w:val="002220BC"/>
    <w:rsid w:val="00223AE6"/>
    <w:rsid w:val="00223D2B"/>
    <w:rsid w:val="002251FD"/>
    <w:rsid w:val="00225A37"/>
    <w:rsid w:val="00225F23"/>
    <w:rsid w:val="00226898"/>
    <w:rsid w:val="0023044A"/>
    <w:rsid w:val="00230475"/>
    <w:rsid w:val="00232633"/>
    <w:rsid w:val="00232C34"/>
    <w:rsid w:val="00233693"/>
    <w:rsid w:val="0024297E"/>
    <w:rsid w:val="00245419"/>
    <w:rsid w:val="00246C5E"/>
    <w:rsid w:val="00247D43"/>
    <w:rsid w:val="002524D8"/>
    <w:rsid w:val="002530B7"/>
    <w:rsid w:val="002536D4"/>
    <w:rsid w:val="0025490C"/>
    <w:rsid w:val="002550AB"/>
    <w:rsid w:val="00260192"/>
    <w:rsid w:val="00261726"/>
    <w:rsid w:val="002629B4"/>
    <w:rsid w:val="00262F64"/>
    <w:rsid w:val="00263530"/>
    <w:rsid w:val="002647E0"/>
    <w:rsid w:val="0026513C"/>
    <w:rsid w:val="0026691B"/>
    <w:rsid w:val="00266F42"/>
    <w:rsid w:val="00267017"/>
    <w:rsid w:val="0026752C"/>
    <w:rsid w:val="002677EC"/>
    <w:rsid w:val="0027048D"/>
    <w:rsid w:val="0027077A"/>
    <w:rsid w:val="00270AB8"/>
    <w:rsid w:val="00271DD2"/>
    <w:rsid w:val="00272560"/>
    <w:rsid w:val="002744E2"/>
    <w:rsid w:val="00274F39"/>
    <w:rsid w:val="002751FC"/>
    <w:rsid w:val="0027624E"/>
    <w:rsid w:val="0027725A"/>
    <w:rsid w:val="00280A6D"/>
    <w:rsid w:val="00282840"/>
    <w:rsid w:val="002906F5"/>
    <w:rsid w:val="00291BE2"/>
    <w:rsid w:val="002933C6"/>
    <w:rsid w:val="00293A16"/>
    <w:rsid w:val="002943F6"/>
    <w:rsid w:val="00295C1B"/>
    <w:rsid w:val="00296060"/>
    <w:rsid w:val="002962EC"/>
    <w:rsid w:val="002A0A29"/>
    <w:rsid w:val="002A2D39"/>
    <w:rsid w:val="002A6A03"/>
    <w:rsid w:val="002A6FC9"/>
    <w:rsid w:val="002A7664"/>
    <w:rsid w:val="002A7A71"/>
    <w:rsid w:val="002B0528"/>
    <w:rsid w:val="002B093B"/>
    <w:rsid w:val="002B179A"/>
    <w:rsid w:val="002B18B9"/>
    <w:rsid w:val="002B1D9F"/>
    <w:rsid w:val="002B5308"/>
    <w:rsid w:val="002B69DA"/>
    <w:rsid w:val="002B6EEC"/>
    <w:rsid w:val="002C07A8"/>
    <w:rsid w:val="002C09F6"/>
    <w:rsid w:val="002C12CE"/>
    <w:rsid w:val="002C1A35"/>
    <w:rsid w:val="002C28D3"/>
    <w:rsid w:val="002C29C7"/>
    <w:rsid w:val="002C35B9"/>
    <w:rsid w:val="002C3C05"/>
    <w:rsid w:val="002C4880"/>
    <w:rsid w:val="002C4AA6"/>
    <w:rsid w:val="002C5182"/>
    <w:rsid w:val="002C56D9"/>
    <w:rsid w:val="002C574D"/>
    <w:rsid w:val="002C5BFE"/>
    <w:rsid w:val="002C5E70"/>
    <w:rsid w:val="002C60A3"/>
    <w:rsid w:val="002C663B"/>
    <w:rsid w:val="002C6C9B"/>
    <w:rsid w:val="002C6F0F"/>
    <w:rsid w:val="002D07D4"/>
    <w:rsid w:val="002D1130"/>
    <w:rsid w:val="002D152F"/>
    <w:rsid w:val="002D17EB"/>
    <w:rsid w:val="002D2050"/>
    <w:rsid w:val="002D3C15"/>
    <w:rsid w:val="002D42EC"/>
    <w:rsid w:val="002D43D4"/>
    <w:rsid w:val="002D43DB"/>
    <w:rsid w:val="002D4CBE"/>
    <w:rsid w:val="002D7A99"/>
    <w:rsid w:val="002D7B8C"/>
    <w:rsid w:val="002E06F2"/>
    <w:rsid w:val="002E077C"/>
    <w:rsid w:val="002E077E"/>
    <w:rsid w:val="002E1313"/>
    <w:rsid w:val="002E2693"/>
    <w:rsid w:val="002E2CF2"/>
    <w:rsid w:val="002E4032"/>
    <w:rsid w:val="002E6AA9"/>
    <w:rsid w:val="002E7B3A"/>
    <w:rsid w:val="002E7EC6"/>
    <w:rsid w:val="002F11FC"/>
    <w:rsid w:val="002F50E7"/>
    <w:rsid w:val="002F6038"/>
    <w:rsid w:val="002F6B4B"/>
    <w:rsid w:val="002F71DD"/>
    <w:rsid w:val="002F7A43"/>
    <w:rsid w:val="0030041B"/>
    <w:rsid w:val="00302C6B"/>
    <w:rsid w:val="0030393C"/>
    <w:rsid w:val="00304319"/>
    <w:rsid w:val="003048CD"/>
    <w:rsid w:val="003057E1"/>
    <w:rsid w:val="0030628E"/>
    <w:rsid w:val="00310BB8"/>
    <w:rsid w:val="0031254D"/>
    <w:rsid w:val="003128EE"/>
    <w:rsid w:val="00313ABA"/>
    <w:rsid w:val="0031519D"/>
    <w:rsid w:val="00316593"/>
    <w:rsid w:val="00316BCB"/>
    <w:rsid w:val="00316E8F"/>
    <w:rsid w:val="00317174"/>
    <w:rsid w:val="003172B0"/>
    <w:rsid w:val="003213EF"/>
    <w:rsid w:val="00322054"/>
    <w:rsid w:val="003225AA"/>
    <w:rsid w:val="003235A7"/>
    <w:rsid w:val="00323DAE"/>
    <w:rsid w:val="0032493A"/>
    <w:rsid w:val="00326C6A"/>
    <w:rsid w:val="00326FBA"/>
    <w:rsid w:val="00327443"/>
    <w:rsid w:val="003307C9"/>
    <w:rsid w:val="00331384"/>
    <w:rsid w:val="00331508"/>
    <w:rsid w:val="003315D3"/>
    <w:rsid w:val="003316F2"/>
    <w:rsid w:val="00331D74"/>
    <w:rsid w:val="00332710"/>
    <w:rsid w:val="003338BC"/>
    <w:rsid w:val="00336470"/>
    <w:rsid w:val="003367A0"/>
    <w:rsid w:val="00336E60"/>
    <w:rsid w:val="003373E7"/>
    <w:rsid w:val="00337EEC"/>
    <w:rsid w:val="00337FEA"/>
    <w:rsid w:val="00340305"/>
    <w:rsid w:val="00340326"/>
    <w:rsid w:val="003412FE"/>
    <w:rsid w:val="00341B78"/>
    <w:rsid w:val="00341B95"/>
    <w:rsid w:val="00342432"/>
    <w:rsid w:val="00342477"/>
    <w:rsid w:val="00342E52"/>
    <w:rsid w:val="00343459"/>
    <w:rsid w:val="00343978"/>
    <w:rsid w:val="00344482"/>
    <w:rsid w:val="00344F2D"/>
    <w:rsid w:val="00346B72"/>
    <w:rsid w:val="00347067"/>
    <w:rsid w:val="003470B9"/>
    <w:rsid w:val="00347362"/>
    <w:rsid w:val="003479A9"/>
    <w:rsid w:val="00347D08"/>
    <w:rsid w:val="00351C82"/>
    <w:rsid w:val="00353D3E"/>
    <w:rsid w:val="003548A8"/>
    <w:rsid w:val="0035585D"/>
    <w:rsid w:val="00356014"/>
    <w:rsid w:val="00357580"/>
    <w:rsid w:val="00360C6C"/>
    <w:rsid w:val="00361A64"/>
    <w:rsid w:val="003621F1"/>
    <w:rsid w:val="00362720"/>
    <w:rsid w:val="00362881"/>
    <w:rsid w:val="00363358"/>
    <w:rsid w:val="0036451B"/>
    <w:rsid w:val="00364585"/>
    <w:rsid w:val="00365242"/>
    <w:rsid w:val="00365366"/>
    <w:rsid w:val="00365C30"/>
    <w:rsid w:val="003669A1"/>
    <w:rsid w:val="0037197A"/>
    <w:rsid w:val="00372FA0"/>
    <w:rsid w:val="00374B0C"/>
    <w:rsid w:val="0037578B"/>
    <w:rsid w:val="00377254"/>
    <w:rsid w:val="00377FE3"/>
    <w:rsid w:val="0038194F"/>
    <w:rsid w:val="00383922"/>
    <w:rsid w:val="00384306"/>
    <w:rsid w:val="00384534"/>
    <w:rsid w:val="00384911"/>
    <w:rsid w:val="00385195"/>
    <w:rsid w:val="00385241"/>
    <w:rsid w:val="003865EE"/>
    <w:rsid w:val="003868B8"/>
    <w:rsid w:val="003872D7"/>
    <w:rsid w:val="00387C06"/>
    <w:rsid w:val="00392AAC"/>
    <w:rsid w:val="003940F9"/>
    <w:rsid w:val="0039468D"/>
    <w:rsid w:val="003951B2"/>
    <w:rsid w:val="00396CF9"/>
    <w:rsid w:val="003A0496"/>
    <w:rsid w:val="003A1B52"/>
    <w:rsid w:val="003A31B8"/>
    <w:rsid w:val="003A3CDB"/>
    <w:rsid w:val="003A3D4F"/>
    <w:rsid w:val="003A650F"/>
    <w:rsid w:val="003A66DF"/>
    <w:rsid w:val="003B3493"/>
    <w:rsid w:val="003B4191"/>
    <w:rsid w:val="003B441C"/>
    <w:rsid w:val="003B4E91"/>
    <w:rsid w:val="003B4F97"/>
    <w:rsid w:val="003B6D89"/>
    <w:rsid w:val="003B7845"/>
    <w:rsid w:val="003B7A03"/>
    <w:rsid w:val="003B7A3F"/>
    <w:rsid w:val="003C00F6"/>
    <w:rsid w:val="003C0347"/>
    <w:rsid w:val="003C0DBC"/>
    <w:rsid w:val="003C24E6"/>
    <w:rsid w:val="003C2CA7"/>
    <w:rsid w:val="003C3687"/>
    <w:rsid w:val="003C4238"/>
    <w:rsid w:val="003C42B3"/>
    <w:rsid w:val="003C4456"/>
    <w:rsid w:val="003C637E"/>
    <w:rsid w:val="003C654E"/>
    <w:rsid w:val="003C67A1"/>
    <w:rsid w:val="003C6990"/>
    <w:rsid w:val="003C6D6C"/>
    <w:rsid w:val="003C70A6"/>
    <w:rsid w:val="003C7901"/>
    <w:rsid w:val="003C791C"/>
    <w:rsid w:val="003D1330"/>
    <w:rsid w:val="003D14D4"/>
    <w:rsid w:val="003D1732"/>
    <w:rsid w:val="003D1CD5"/>
    <w:rsid w:val="003D1F4E"/>
    <w:rsid w:val="003D2A55"/>
    <w:rsid w:val="003D3C3E"/>
    <w:rsid w:val="003D4312"/>
    <w:rsid w:val="003D5648"/>
    <w:rsid w:val="003D61B7"/>
    <w:rsid w:val="003D6B90"/>
    <w:rsid w:val="003D6E33"/>
    <w:rsid w:val="003D7348"/>
    <w:rsid w:val="003D7A45"/>
    <w:rsid w:val="003D7EED"/>
    <w:rsid w:val="003E05A7"/>
    <w:rsid w:val="003E1FE6"/>
    <w:rsid w:val="003E2101"/>
    <w:rsid w:val="003E2C61"/>
    <w:rsid w:val="003E2E24"/>
    <w:rsid w:val="003E32AC"/>
    <w:rsid w:val="003E3C29"/>
    <w:rsid w:val="003E5A3E"/>
    <w:rsid w:val="003E6D9E"/>
    <w:rsid w:val="003E6F65"/>
    <w:rsid w:val="003E76A3"/>
    <w:rsid w:val="003F23E6"/>
    <w:rsid w:val="003F2847"/>
    <w:rsid w:val="003F2CD6"/>
    <w:rsid w:val="003F319C"/>
    <w:rsid w:val="003F539E"/>
    <w:rsid w:val="003F6B57"/>
    <w:rsid w:val="003F7109"/>
    <w:rsid w:val="003F777B"/>
    <w:rsid w:val="003F7AD5"/>
    <w:rsid w:val="00400910"/>
    <w:rsid w:val="00400DDB"/>
    <w:rsid w:val="0040112E"/>
    <w:rsid w:val="00403AE8"/>
    <w:rsid w:val="0040409E"/>
    <w:rsid w:val="00404287"/>
    <w:rsid w:val="00404AA2"/>
    <w:rsid w:val="0040582D"/>
    <w:rsid w:val="00405AA3"/>
    <w:rsid w:val="004072BF"/>
    <w:rsid w:val="00407435"/>
    <w:rsid w:val="004119E1"/>
    <w:rsid w:val="00411B71"/>
    <w:rsid w:val="0041210D"/>
    <w:rsid w:val="00412896"/>
    <w:rsid w:val="00412B29"/>
    <w:rsid w:val="004136CA"/>
    <w:rsid w:val="00414554"/>
    <w:rsid w:val="004148EF"/>
    <w:rsid w:val="00414AD7"/>
    <w:rsid w:val="00414AFA"/>
    <w:rsid w:val="004154D9"/>
    <w:rsid w:val="00415E25"/>
    <w:rsid w:val="00417AA0"/>
    <w:rsid w:val="00420BAB"/>
    <w:rsid w:val="004211D2"/>
    <w:rsid w:val="00421F83"/>
    <w:rsid w:val="00422C29"/>
    <w:rsid w:val="00423396"/>
    <w:rsid w:val="00424F3E"/>
    <w:rsid w:val="00425062"/>
    <w:rsid w:val="00425F87"/>
    <w:rsid w:val="00426431"/>
    <w:rsid w:val="00430AA0"/>
    <w:rsid w:val="00430BB7"/>
    <w:rsid w:val="00432688"/>
    <w:rsid w:val="00432766"/>
    <w:rsid w:val="004343B7"/>
    <w:rsid w:val="00434AF4"/>
    <w:rsid w:val="00436771"/>
    <w:rsid w:val="00440295"/>
    <w:rsid w:val="00440560"/>
    <w:rsid w:val="00442E98"/>
    <w:rsid w:val="00443696"/>
    <w:rsid w:val="004439DB"/>
    <w:rsid w:val="00443BC8"/>
    <w:rsid w:val="004463FD"/>
    <w:rsid w:val="00446C77"/>
    <w:rsid w:val="00447AEB"/>
    <w:rsid w:val="00447E9D"/>
    <w:rsid w:val="00450614"/>
    <w:rsid w:val="004510D3"/>
    <w:rsid w:val="0045360B"/>
    <w:rsid w:val="00453B37"/>
    <w:rsid w:val="00453FCC"/>
    <w:rsid w:val="00454CD0"/>
    <w:rsid w:val="0045500A"/>
    <w:rsid w:val="004554B2"/>
    <w:rsid w:val="00455CB8"/>
    <w:rsid w:val="004568EC"/>
    <w:rsid w:val="004577F0"/>
    <w:rsid w:val="004613C2"/>
    <w:rsid w:val="00462752"/>
    <w:rsid w:val="00462D37"/>
    <w:rsid w:val="00463D36"/>
    <w:rsid w:val="0046444E"/>
    <w:rsid w:val="004654F7"/>
    <w:rsid w:val="004660D4"/>
    <w:rsid w:val="004666D6"/>
    <w:rsid w:val="004667E6"/>
    <w:rsid w:val="0046778F"/>
    <w:rsid w:val="00470FBB"/>
    <w:rsid w:val="00471BAE"/>
    <w:rsid w:val="00472EBA"/>
    <w:rsid w:val="00473652"/>
    <w:rsid w:val="0047510E"/>
    <w:rsid w:val="004754CA"/>
    <w:rsid w:val="004754CD"/>
    <w:rsid w:val="004755AF"/>
    <w:rsid w:val="00477AE5"/>
    <w:rsid w:val="004807BC"/>
    <w:rsid w:val="00482F7B"/>
    <w:rsid w:val="004844E2"/>
    <w:rsid w:val="00484EBA"/>
    <w:rsid w:val="004854EA"/>
    <w:rsid w:val="0048694B"/>
    <w:rsid w:val="00486C63"/>
    <w:rsid w:val="0048751F"/>
    <w:rsid w:val="004875ED"/>
    <w:rsid w:val="00487683"/>
    <w:rsid w:val="0049010C"/>
    <w:rsid w:val="00493A77"/>
    <w:rsid w:val="00494080"/>
    <w:rsid w:val="00496035"/>
    <w:rsid w:val="00496648"/>
    <w:rsid w:val="00496704"/>
    <w:rsid w:val="00496E42"/>
    <w:rsid w:val="004A00AA"/>
    <w:rsid w:val="004A0871"/>
    <w:rsid w:val="004A0E2A"/>
    <w:rsid w:val="004A1B22"/>
    <w:rsid w:val="004A2D44"/>
    <w:rsid w:val="004A3FAC"/>
    <w:rsid w:val="004A412A"/>
    <w:rsid w:val="004A4261"/>
    <w:rsid w:val="004A5B48"/>
    <w:rsid w:val="004A5B8C"/>
    <w:rsid w:val="004A775D"/>
    <w:rsid w:val="004B0B44"/>
    <w:rsid w:val="004B187B"/>
    <w:rsid w:val="004B2C10"/>
    <w:rsid w:val="004B380A"/>
    <w:rsid w:val="004B3C0E"/>
    <w:rsid w:val="004B4538"/>
    <w:rsid w:val="004B4609"/>
    <w:rsid w:val="004B493D"/>
    <w:rsid w:val="004B5101"/>
    <w:rsid w:val="004B68F4"/>
    <w:rsid w:val="004B7C1C"/>
    <w:rsid w:val="004C08F0"/>
    <w:rsid w:val="004C0EDD"/>
    <w:rsid w:val="004C1475"/>
    <w:rsid w:val="004C5D32"/>
    <w:rsid w:val="004C60BF"/>
    <w:rsid w:val="004C60D1"/>
    <w:rsid w:val="004C62CD"/>
    <w:rsid w:val="004C6B6D"/>
    <w:rsid w:val="004C6C20"/>
    <w:rsid w:val="004C7318"/>
    <w:rsid w:val="004C7842"/>
    <w:rsid w:val="004D01DF"/>
    <w:rsid w:val="004D07F0"/>
    <w:rsid w:val="004D3D34"/>
    <w:rsid w:val="004D3DD2"/>
    <w:rsid w:val="004D3F1E"/>
    <w:rsid w:val="004D40FD"/>
    <w:rsid w:val="004D4783"/>
    <w:rsid w:val="004D4CA5"/>
    <w:rsid w:val="004D5F9C"/>
    <w:rsid w:val="004D6083"/>
    <w:rsid w:val="004D6576"/>
    <w:rsid w:val="004D713F"/>
    <w:rsid w:val="004E0358"/>
    <w:rsid w:val="004E059F"/>
    <w:rsid w:val="004E099D"/>
    <w:rsid w:val="004E18AC"/>
    <w:rsid w:val="004E2446"/>
    <w:rsid w:val="004E4EAF"/>
    <w:rsid w:val="004E4FD9"/>
    <w:rsid w:val="004E6CBD"/>
    <w:rsid w:val="004E7BC0"/>
    <w:rsid w:val="004F176C"/>
    <w:rsid w:val="004F4272"/>
    <w:rsid w:val="004F4407"/>
    <w:rsid w:val="004F4752"/>
    <w:rsid w:val="004F4C7A"/>
    <w:rsid w:val="004F4D47"/>
    <w:rsid w:val="004F715A"/>
    <w:rsid w:val="004F7AFD"/>
    <w:rsid w:val="00500DE7"/>
    <w:rsid w:val="0050205B"/>
    <w:rsid w:val="00502E3C"/>
    <w:rsid w:val="00502ED7"/>
    <w:rsid w:val="005035F1"/>
    <w:rsid w:val="00503C94"/>
    <w:rsid w:val="00504318"/>
    <w:rsid w:val="0050456E"/>
    <w:rsid w:val="00504EBA"/>
    <w:rsid w:val="00506323"/>
    <w:rsid w:val="005075FC"/>
    <w:rsid w:val="00507E28"/>
    <w:rsid w:val="00511701"/>
    <w:rsid w:val="00511A60"/>
    <w:rsid w:val="00511C77"/>
    <w:rsid w:val="005138F7"/>
    <w:rsid w:val="00516B8E"/>
    <w:rsid w:val="0051700D"/>
    <w:rsid w:val="00517240"/>
    <w:rsid w:val="0052001E"/>
    <w:rsid w:val="005217EC"/>
    <w:rsid w:val="005230F1"/>
    <w:rsid w:val="005235E9"/>
    <w:rsid w:val="00524105"/>
    <w:rsid w:val="00524DBA"/>
    <w:rsid w:val="0052547E"/>
    <w:rsid w:val="00526916"/>
    <w:rsid w:val="0053057D"/>
    <w:rsid w:val="0053069E"/>
    <w:rsid w:val="005311C1"/>
    <w:rsid w:val="00531275"/>
    <w:rsid w:val="00531EE8"/>
    <w:rsid w:val="00532BD7"/>
    <w:rsid w:val="00532C40"/>
    <w:rsid w:val="00534AE4"/>
    <w:rsid w:val="00534D5F"/>
    <w:rsid w:val="005356B6"/>
    <w:rsid w:val="00535B38"/>
    <w:rsid w:val="00535BBC"/>
    <w:rsid w:val="00537386"/>
    <w:rsid w:val="00540287"/>
    <w:rsid w:val="005413CA"/>
    <w:rsid w:val="00541465"/>
    <w:rsid w:val="0054164B"/>
    <w:rsid w:val="00542EFA"/>
    <w:rsid w:val="0054376E"/>
    <w:rsid w:val="00545331"/>
    <w:rsid w:val="005466D0"/>
    <w:rsid w:val="00546E09"/>
    <w:rsid w:val="0055046D"/>
    <w:rsid w:val="0055210B"/>
    <w:rsid w:val="00553255"/>
    <w:rsid w:val="00553ED3"/>
    <w:rsid w:val="00554489"/>
    <w:rsid w:val="005545D4"/>
    <w:rsid w:val="005547E1"/>
    <w:rsid w:val="00554DD9"/>
    <w:rsid w:val="005558A1"/>
    <w:rsid w:val="00556338"/>
    <w:rsid w:val="0055782C"/>
    <w:rsid w:val="00560AF4"/>
    <w:rsid w:val="005616F2"/>
    <w:rsid w:val="005618CC"/>
    <w:rsid w:val="005627AF"/>
    <w:rsid w:val="00562C91"/>
    <w:rsid w:val="0056345A"/>
    <w:rsid w:val="00563494"/>
    <w:rsid w:val="00563FB9"/>
    <w:rsid w:val="005640D0"/>
    <w:rsid w:val="005644A0"/>
    <w:rsid w:val="005646F7"/>
    <w:rsid w:val="00564AF8"/>
    <w:rsid w:val="005653BC"/>
    <w:rsid w:val="005663BB"/>
    <w:rsid w:val="00567415"/>
    <w:rsid w:val="0056741B"/>
    <w:rsid w:val="00567435"/>
    <w:rsid w:val="00570325"/>
    <w:rsid w:val="00570B27"/>
    <w:rsid w:val="00570D8B"/>
    <w:rsid w:val="00571240"/>
    <w:rsid w:val="005717EC"/>
    <w:rsid w:val="00571AB9"/>
    <w:rsid w:val="005724F2"/>
    <w:rsid w:val="005753DA"/>
    <w:rsid w:val="00576D55"/>
    <w:rsid w:val="005815EC"/>
    <w:rsid w:val="005816BB"/>
    <w:rsid w:val="005818B3"/>
    <w:rsid w:val="00581E2C"/>
    <w:rsid w:val="00581E5F"/>
    <w:rsid w:val="00584BC8"/>
    <w:rsid w:val="005851FE"/>
    <w:rsid w:val="00585590"/>
    <w:rsid w:val="00585F9A"/>
    <w:rsid w:val="005874EC"/>
    <w:rsid w:val="00587AEA"/>
    <w:rsid w:val="00587C8D"/>
    <w:rsid w:val="00587CD2"/>
    <w:rsid w:val="00590D48"/>
    <w:rsid w:val="00591A9B"/>
    <w:rsid w:val="0059422D"/>
    <w:rsid w:val="005949FE"/>
    <w:rsid w:val="00595896"/>
    <w:rsid w:val="00595B1F"/>
    <w:rsid w:val="00595C89"/>
    <w:rsid w:val="005966B8"/>
    <w:rsid w:val="005A25D0"/>
    <w:rsid w:val="005A2C60"/>
    <w:rsid w:val="005A2DAD"/>
    <w:rsid w:val="005A3DBB"/>
    <w:rsid w:val="005A409E"/>
    <w:rsid w:val="005A5AC8"/>
    <w:rsid w:val="005B0129"/>
    <w:rsid w:val="005B256B"/>
    <w:rsid w:val="005B37ED"/>
    <w:rsid w:val="005B3C93"/>
    <w:rsid w:val="005B51F9"/>
    <w:rsid w:val="005B5B9B"/>
    <w:rsid w:val="005B6322"/>
    <w:rsid w:val="005B637C"/>
    <w:rsid w:val="005C038C"/>
    <w:rsid w:val="005C1031"/>
    <w:rsid w:val="005C106B"/>
    <w:rsid w:val="005C1602"/>
    <w:rsid w:val="005C2D8E"/>
    <w:rsid w:val="005C2E21"/>
    <w:rsid w:val="005C3425"/>
    <w:rsid w:val="005C618D"/>
    <w:rsid w:val="005C684F"/>
    <w:rsid w:val="005C6E4A"/>
    <w:rsid w:val="005D0446"/>
    <w:rsid w:val="005D078C"/>
    <w:rsid w:val="005D0904"/>
    <w:rsid w:val="005D117A"/>
    <w:rsid w:val="005D297D"/>
    <w:rsid w:val="005D4A31"/>
    <w:rsid w:val="005D50EB"/>
    <w:rsid w:val="005D594F"/>
    <w:rsid w:val="005D6809"/>
    <w:rsid w:val="005D7E77"/>
    <w:rsid w:val="005E074E"/>
    <w:rsid w:val="005E0E44"/>
    <w:rsid w:val="005E1FB4"/>
    <w:rsid w:val="005E2CB8"/>
    <w:rsid w:val="005E32E2"/>
    <w:rsid w:val="005E582E"/>
    <w:rsid w:val="005F0624"/>
    <w:rsid w:val="005F0911"/>
    <w:rsid w:val="005F0F60"/>
    <w:rsid w:val="005F1566"/>
    <w:rsid w:val="005F5CFD"/>
    <w:rsid w:val="005F6A0C"/>
    <w:rsid w:val="00601305"/>
    <w:rsid w:val="0060172B"/>
    <w:rsid w:val="00602FC9"/>
    <w:rsid w:val="006045BA"/>
    <w:rsid w:val="0060531E"/>
    <w:rsid w:val="0060534A"/>
    <w:rsid w:val="00605492"/>
    <w:rsid w:val="0060637C"/>
    <w:rsid w:val="0060656A"/>
    <w:rsid w:val="00606E8C"/>
    <w:rsid w:val="00607AB4"/>
    <w:rsid w:val="00611875"/>
    <w:rsid w:val="00612586"/>
    <w:rsid w:val="00613128"/>
    <w:rsid w:val="006152A2"/>
    <w:rsid w:val="00615388"/>
    <w:rsid w:val="00616254"/>
    <w:rsid w:val="006163CE"/>
    <w:rsid w:val="00617317"/>
    <w:rsid w:val="00617F93"/>
    <w:rsid w:val="00621CEE"/>
    <w:rsid w:val="00622BB9"/>
    <w:rsid w:val="006239F2"/>
    <w:rsid w:val="00623DD6"/>
    <w:rsid w:val="0062471B"/>
    <w:rsid w:val="00624BE1"/>
    <w:rsid w:val="006257CE"/>
    <w:rsid w:val="00626CDD"/>
    <w:rsid w:val="00630396"/>
    <w:rsid w:val="006317A3"/>
    <w:rsid w:val="00631D33"/>
    <w:rsid w:val="00632432"/>
    <w:rsid w:val="00632B82"/>
    <w:rsid w:val="006331EB"/>
    <w:rsid w:val="00633CF1"/>
    <w:rsid w:val="00633DF3"/>
    <w:rsid w:val="00634A7E"/>
    <w:rsid w:val="00634C55"/>
    <w:rsid w:val="00634DD7"/>
    <w:rsid w:val="00635E82"/>
    <w:rsid w:val="00636B11"/>
    <w:rsid w:val="00637E4A"/>
    <w:rsid w:val="00641AAF"/>
    <w:rsid w:val="006429D7"/>
    <w:rsid w:val="00642B49"/>
    <w:rsid w:val="00643158"/>
    <w:rsid w:val="00643772"/>
    <w:rsid w:val="00644642"/>
    <w:rsid w:val="0064546F"/>
    <w:rsid w:val="00646252"/>
    <w:rsid w:val="006478C6"/>
    <w:rsid w:val="00647FE6"/>
    <w:rsid w:val="00651DF4"/>
    <w:rsid w:val="00652BAA"/>
    <w:rsid w:val="006530B9"/>
    <w:rsid w:val="00653296"/>
    <w:rsid w:val="00653349"/>
    <w:rsid w:val="00653403"/>
    <w:rsid w:val="006536DD"/>
    <w:rsid w:val="00653BA6"/>
    <w:rsid w:val="0065525C"/>
    <w:rsid w:val="00655CDE"/>
    <w:rsid w:val="00655FA0"/>
    <w:rsid w:val="00656DA9"/>
    <w:rsid w:val="00660480"/>
    <w:rsid w:val="0066166F"/>
    <w:rsid w:val="00662D36"/>
    <w:rsid w:val="006630CF"/>
    <w:rsid w:val="006634F4"/>
    <w:rsid w:val="00664031"/>
    <w:rsid w:val="0066693A"/>
    <w:rsid w:val="0066716F"/>
    <w:rsid w:val="0066726F"/>
    <w:rsid w:val="00667626"/>
    <w:rsid w:val="00670035"/>
    <w:rsid w:val="00671FD0"/>
    <w:rsid w:val="006752B2"/>
    <w:rsid w:val="006765E4"/>
    <w:rsid w:val="00676687"/>
    <w:rsid w:val="00677A3E"/>
    <w:rsid w:val="00677B45"/>
    <w:rsid w:val="00680ADF"/>
    <w:rsid w:val="006812C3"/>
    <w:rsid w:val="00681950"/>
    <w:rsid w:val="006819A3"/>
    <w:rsid w:val="006821C8"/>
    <w:rsid w:val="006828F6"/>
    <w:rsid w:val="00682B6D"/>
    <w:rsid w:val="006836F5"/>
    <w:rsid w:val="00685738"/>
    <w:rsid w:val="00686C3A"/>
    <w:rsid w:val="00686D88"/>
    <w:rsid w:val="00686F06"/>
    <w:rsid w:val="00690DEB"/>
    <w:rsid w:val="006912F0"/>
    <w:rsid w:val="00691F65"/>
    <w:rsid w:val="00692CAC"/>
    <w:rsid w:val="006944A0"/>
    <w:rsid w:val="00694839"/>
    <w:rsid w:val="006948D6"/>
    <w:rsid w:val="0069539A"/>
    <w:rsid w:val="00696A13"/>
    <w:rsid w:val="00697E37"/>
    <w:rsid w:val="006A0254"/>
    <w:rsid w:val="006A27B4"/>
    <w:rsid w:val="006A32D6"/>
    <w:rsid w:val="006A4CFF"/>
    <w:rsid w:val="006A5764"/>
    <w:rsid w:val="006A6C73"/>
    <w:rsid w:val="006B36FD"/>
    <w:rsid w:val="006B514A"/>
    <w:rsid w:val="006B537B"/>
    <w:rsid w:val="006B5EB6"/>
    <w:rsid w:val="006B74FA"/>
    <w:rsid w:val="006B7631"/>
    <w:rsid w:val="006C07EF"/>
    <w:rsid w:val="006C1609"/>
    <w:rsid w:val="006C19EA"/>
    <w:rsid w:val="006C1E64"/>
    <w:rsid w:val="006C22D6"/>
    <w:rsid w:val="006C29F5"/>
    <w:rsid w:val="006C4CB5"/>
    <w:rsid w:val="006C5350"/>
    <w:rsid w:val="006C6F5D"/>
    <w:rsid w:val="006C758C"/>
    <w:rsid w:val="006D1737"/>
    <w:rsid w:val="006D1B50"/>
    <w:rsid w:val="006D1F08"/>
    <w:rsid w:val="006D3697"/>
    <w:rsid w:val="006D39DD"/>
    <w:rsid w:val="006D3DEC"/>
    <w:rsid w:val="006D5B46"/>
    <w:rsid w:val="006D639E"/>
    <w:rsid w:val="006D6C96"/>
    <w:rsid w:val="006D77DE"/>
    <w:rsid w:val="006E0485"/>
    <w:rsid w:val="006E09FB"/>
    <w:rsid w:val="006E149D"/>
    <w:rsid w:val="006E161F"/>
    <w:rsid w:val="006E2DC4"/>
    <w:rsid w:val="006E571A"/>
    <w:rsid w:val="006E5FDD"/>
    <w:rsid w:val="006E6FB6"/>
    <w:rsid w:val="006E763D"/>
    <w:rsid w:val="006F02A6"/>
    <w:rsid w:val="006F095F"/>
    <w:rsid w:val="006F0A20"/>
    <w:rsid w:val="006F15DC"/>
    <w:rsid w:val="006F4934"/>
    <w:rsid w:val="006F4F58"/>
    <w:rsid w:val="006F69D1"/>
    <w:rsid w:val="006F6E31"/>
    <w:rsid w:val="007012BF"/>
    <w:rsid w:val="00701309"/>
    <w:rsid w:val="007013C1"/>
    <w:rsid w:val="007014CC"/>
    <w:rsid w:val="00702D35"/>
    <w:rsid w:val="0070369B"/>
    <w:rsid w:val="00703E0B"/>
    <w:rsid w:val="007047A8"/>
    <w:rsid w:val="007062E4"/>
    <w:rsid w:val="00706D50"/>
    <w:rsid w:val="00707196"/>
    <w:rsid w:val="00710365"/>
    <w:rsid w:val="007132F7"/>
    <w:rsid w:val="0071341E"/>
    <w:rsid w:val="007135CE"/>
    <w:rsid w:val="007162E3"/>
    <w:rsid w:val="00716AB3"/>
    <w:rsid w:val="00716F47"/>
    <w:rsid w:val="00717266"/>
    <w:rsid w:val="007172EA"/>
    <w:rsid w:val="00717558"/>
    <w:rsid w:val="00717EE7"/>
    <w:rsid w:val="00720F83"/>
    <w:rsid w:val="00721F52"/>
    <w:rsid w:val="0072261B"/>
    <w:rsid w:val="00722B93"/>
    <w:rsid w:val="0072493F"/>
    <w:rsid w:val="007249B4"/>
    <w:rsid w:val="00724A6F"/>
    <w:rsid w:val="0072500D"/>
    <w:rsid w:val="007263D5"/>
    <w:rsid w:val="0072773A"/>
    <w:rsid w:val="00727AE0"/>
    <w:rsid w:val="00730699"/>
    <w:rsid w:val="00730826"/>
    <w:rsid w:val="007332D6"/>
    <w:rsid w:val="00734428"/>
    <w:rsid w:val="007344AA"/>
    <w:rsid w:val="007352CE"/>
    <w:rsid w:val="007356C2"/>
    <w:rsid w:val="00735BE4"/>
    <w:rsid w:val="0073725C"/>
    <w:rsid w:val="007374E3"/>
    <w:rsid w:val="0073760F"/>
    <w:rsid w:val="007378AA"/>
    <w:rsid w:val="00740F28"/>
    <w:rsid w:val="0074251E"/>
    <w:rsid w:val="00742FB1"/>
    <w:rsid w:val="0074332F"/>
    <w:rsid w:val="00743B7E"/>
    <w:rsid w:val="00743D1A"/>
    <w:rsid w:val="00744523"/>
    <w:rsid w:val="007446B9"/>
    <w:rsid w:val="00744E69"/>
    <w:rsid w:val="007456F0"/>
    <w:rsid w:val="00745B18"/>
    <w:rsid w:val="00746850"/>
    <w:rsid w:val="0074688E"/>
    <w:rsid w:val="007469DD"/>
    <w:rsid w:val="00746D2A"/>
    <w:rsid w:val="00750771"/>
    <w:rsid w:val="0075456A"/>
    <w:rsid w:val="007550C8"/>
    <w:rsid w:val="00755BC5"/>
    <w:rsid w:val="00756944"/>
    <w:rsid w:val="0075766A"/>
    <w:rsid w:val="00761EFB"/>
    <w:rsid w:val="007626F9"/>
    <w:rsid w:val="00763BA3"/>
    <w:rsid w:val="00764127"/>
    <w:rsid w:val="0076444C"/>
    <w:rsid w:val="0076473B"/>
    <w:rsid w:val="00765224"/>
    <w:rsid w:val="00765C8E"/>
    <w:rsid w:val="00766842"/>
    <w:rsid w:val="007670C8"/>
    <w:rsid w:val="00770947"/>
    <w:rsid w:val="00771618"/>
    <w:rsid w:val="007733C1"/>
    <w:rsid w:val="0077437B"/>
    <w:rsid w:val="00774B04"/>
    <w:rsid w:val="00774FAA"/>
    <w:rsid w:val="00776C5D"/>
    <w:rsid w:val="007775A6"/>
    <w:rsid w:val="00777C9B"/>
    <w:rsid w:val="00781E98"/>
    <w:rsid w:val="00782540"/>
    <w:rsid w:val="0078281F"/>
    <w:rsid w:val="00783192"/>
    <w:rsid w:val="00783A16"/>
    <w:rsid w:val="00783E5A"/>
    <w:rsid w:val="007852F7"/>
    <w:rsid w:val="007863CB"/>
    <w:rsid w:val="007866CA"/>
    <w:rsid w:val="007868EB"/>
    <w:rsid w:val="007878AF"/>
    <w:rsid w:val="00787A3C"/>
    <w:rsid w:val="007910B7"/>
    <w:rsid w:val="00792631"/>
    <w:rsid w:val="0079299B"/>
    <w:rsid w:val="00792F31"/>
    <w:rsid w:val="00793129"/>
    <w:rsid w:val="0079394D"/>
    <w:rsid w:val="0079471E"/>
    <w:rsid w:val="007957F9"/>
    <w:rsid w:val="00795CE5"/>
    <w:rsid w:val="007963E5"/>
    <w:rsid w:val="00797CFE"/>
    <w:rsid w:val="007A0332"/>
    <w:rsid w:val="007A12C2"/>
    <w:rsid w:val="007A16C9"/>
    <w:rsid w:val="007A1799"/>
    <w:rsid w:val="007A1DCD"/>
    <w:rsid w:val="007A30AD"/>
    <w:rsid w:val="007A3631"/>
    <w:rsid w:val="007A3A30"/>
    <w:rsid w:val="007A413B"/>
    <w:rsid w:val="007A41F2"/>
    <w:rsid w:val="007A4680"/>
    <w:rsid w:val="007A5D69"/>
    <w:rsid w:val="007A7E62"/>
    <w:rsid w:val="007B1821"/>
    <w:rsid w:val="007B1A22"/>
    <w:rsid w:val="007B3827"/>
    <w:rsid w:val="007B3E43"/>
    <w:rsid w:val="007B5504"/>
    <w:rsid w:val="007B7D3A"/>
    <w:rsid w:val="007C09F0"/>
    <w:rsid w:val="007C1BD6"/>
    <w:rsid w:val="007C2321"/>
    <w:rsid w:val="007C25DD"/>
    <w:rsid w:val="007C2BF0"/>
    <w:rsid w:val="007C3187"/>
    <w:rsid w:val="007C7241"/>
    <w:rsid w:val="007D219C"/>
    <w:rsid w:val="007D289E"/>
    <w:rsid w:val="007D3BF3"/>
    <w:rsid w:val="007D3D50"/>
    <w:rsid w:val="007D3EFF"/>
    <w:rsid w:val="007D4FA7"/>
    <w:rsid w:val="007D52D9"/>
    <w:rsid w:val="007D5ABC"/>
    <w:rsid w:val="007D67D1"/>
    <w:rsid w:val="007E03F7"/>
    <w:rsid w:val="007E113C"/>
    <w:rsid w:val="007E197E"/>
    <w:rsid w:val="007E1B20"/>
    <w:rsid w:val="007E1CC5"/>
    <w:rsid w:val="007E2008"/>
    <w:rsid w:val="007E2980"/>
    <w:rsid w:val="007E2DBA"/>
    <w:rsid w:val="007E3903"/>
    <w:rsid w:val="007E3B7D"/>
    <w:rsid w:val="007E7B3E"/>
    <w:rsid w:val="007E7FD0"/>
    <w:rsid w:val="007F0057"/>
    <w:rsid w:val="007F00B3"/>
    <w:rsid w:val="007F0D16"/>
    <w:rsid w:val="007F173D"/>
    <w:rsid w:val="007F1AFC"/>
    <w:rsid w:val="007F1DAF"/>
    <w:rsid w:val="007F1FC8"/>
    <w:rsid w:val="007F214B"/>
    <w:rsid w:val="007F312C"/>
    <w:rsid w:val="007F4D43"/>
    <w:rsid w:val="007F5634"/>
    <w:rsid w:val="007F780D"/>
    <w:rsid w:val="00800586"/>
    <w:rsid w:val="008009C1"/>
    <w:rsid w:val="0080169F"/>
    <w:rsid w:val="00801B4E"/>
    <w:rsid w:val="00801FF6"/>
    <w:rsid w:val="00804209"/>
    <w:rsid w:val="00804B92"/>
    <w:rsid w:val="00805516"/>
    <w:rsid w:val="00806508"/>
    <w:rsid w:val="008065A1"/>
    <w:rsid w:val="008067EE"/>
    <w:rsid w:val="00806C23"/>
    <w:rsid w:val="008073D6"/>
    <w:rsid w:val="008078CE"/>
    <w:rsid w:val="008078E1"/>
    <w:rsid w:val="00807A32"/>
    <w:rsid w:val="00810258"/>
    <w:rsid w:val="00811A93"/>
    <w:rsid w:val="008122A2"/>
    <w:rsid w:val="008124C4"/>
    <w:rsid w:val="00812A84"/>
    <w:rsid w:val="00812C7C"/>
    <w:rsid w:val="00813703"/>
    <w:rsid w:val="008138AE"/>
    <w:rsid w:val="008142A4"/>
    <w:rsid w:val="008144DD"/>
    <w:rsid w:val="0081599A"/>
    <w:rsid w:val="008159CA"/>
    <w:rsid w:val="00816840"/>
    <w:rsid w:val="0081779F"/>
    <w:rsid w:val="008205F2"/>
    <w:rsid w:val="00820AED"/>
    <w:rsid w:val="00820B45"/>
    <w:rsid w:val="00820D87"/>
    <w:rsid w:val="0082134F"/>
    <w:rsid w:val="0082138E"/>
    <w:rsid w:val="008223CF"/>
    <w:rsid w:val="008231A4"/>
    <w:rsid w:val="008238D3"/>
    <w:rsid w:val="00824C9A"/>
    <w:rsid w:val="00826680"/>
    <w:rsid w:val="0082733B"/>
    <w:rsid w:val="00830971"/>
    <w:rsid w:val="00830FF5"/>
    <w:rsid w:val="00831395"/>
    <w:rsid w:val="00832525"/>
    <w:rsid w:val="00832E12"/>
    <w:rsid w:val="0083341F"/>
    <w:rsid w:val="008361F9"/>
    <w:rsid w:val="00836621"/>
    <w:rsid w:val="00836CCA"/>
    <w:rsid w:val="008376A2"/>
    <w:rsid w:val="0083790C"/>
    <w:rsid w:val="00840771"/>
    <w:rsid w:val="00841343"/>
    <w:rsid w:val="00841CF8"/>
    <w:rsid w:val="00841D89"/>
    <w:rsid w:val="008421DA"/>
    <w:rsid w:val="008421F2"/>
    <w:rsid w:val="008423CE"/>
    <w:rsid w:val="00843D37"/>
    <w:rsid w:val="00843E74"/>
    <w:rsid w:val="00845B6D"/>
    <w:rsid w:val="00846873"/>
    <w:rsid w:val="00846AA4"/>
    <w:rsid w:val="00851158"/>
    <w:rsid w:val="00851560"/>
    <w:rsid w:val="00851AAF"/>
    <w:rsid w:val="00851C07"/>
    <w:rsid w:val="0085247B"/>
    <w:rsid w:val="00853B09"/>
    <w:rsid w:val="00854156"/>
    <w:rsid w:val="00854300"/>
    <w:rsid w:val="00856E54"/>
    <w:rsid w:val="008605E0"/>
    <w:rsid w:val="008613F7"/>
    <w:rsid w:val="008615C5"/>
    <w:rsid w:val="00861A36"/>
    <w:rsid w:val="00861C35"/>
    <w:rsid w:val="00862120"/>
    <w:rsid w:val="008628BD"/>
    <w:rsid w:val="00863365"/>
    <w:rsid w:val="00863BD9"/>
    <w:rsid w:val="008658CA"/>
    <w:rsid w:val="00866296"/>
    <w:rsid w:val="0086705F"/>
    <w:rsid w:val="008675D2"/>
    <w:rsid w:val="00867ECA"/>
    <w:rsid w:val="0087014D"/>
    <w:rsid w:val="0087105E"/>
    <w:rsid w:val="00871447"/>
    <w:rsid w:val="00871D00"/>
    <w:rsid w:val="00871F1B"/>
    <w:rsid w:val="00872B9D"/>
    <w:rsid w:val="0087344E"/>
    <w:rsid w:val="0087406E"/>
    <w:rsid w:val="00874150"/>
    <w:rsid w:val="00874613"/>
    <w:rsid w:val="00874B78"/>
    <w:rsid w:val="00874F20"/>
    <w:rsid w:val="00875AC0"/>
    <w:rsid w:val="008765C2"/>
    <w:rsid w:val="008777C1"/>
    <w:rsid w:val="00881B8E"/>
    <w:rsid w:val="00881BC7"/>
    <w:rsid w:val="00882F77"/>
    <w:rsid w:val="00884A13"/>
    <w:rsid w:val="00884C01"/>
    <w:rsid w:val="008856DA"/>
    <w:rsid w:val="008859E7"/>
    <w:rsid w:val="0088634E"/>
    <w:rsid w:val="00887292"/>
    <w:rsid w:val="00887434"/>
    <w:rsid w:val="00887F2F"/>
    <w:rsid w:val="008904CE"/>
    <w:rsid w:val="00890509"/>
    <w:rsid w:val="0089081F"/>
    <w:rsid w:val="008910F2"/>
    <w:rsid w:val="0089226E"/>
    <w:rsid w:val="00892AB2"/>
    <w:rsid w:val="00892BFD"/>
    <w:rsid w:val="00893292"/>
    <w:rsid w:val="00894C9B"/>
    <w:rsid w:val="008950C6"/>
    <w:rsid w:val="008953B5"/>
    <w:rsid w:val="008955AC"/>
    <w:rsid w:val="00895622"/>
    <w:rsid w:val="00896103"/>
    <w:rsid w:val="00897890"/>
    <w:rsid w:val="00897B42"/>
    <w:rsid w:val="008A12F9"/>
    <w:rsid w:val="008A310A"/>
    <w:rsid w:val="008A4601"/>
    <w:rsid w:val="008A52A6"/>
    <w:rsid w:val="008A5B7A"/>
    <w:rsid w:val="008A69E4"/>
    <w:rsid w:val="008A6D40"/>
    <w:rsid w:val="008A729F"/>
    <w:rsid w:val="008A7FE1"/>
    <w:rsid w:val="008B0B9D"/>
    <w:rsid w:val="008B1B7B"/>
    <w:rsid w:val="008B3064"/>
    <w:rsid w:val="008B30C0"/>
    <w:rsid w:val="008B311A"/>
    <w:rsid w:val="008B3E52"/>
    <w:rsid w:val="008B43E7"/>
    <w:rsid w:val="008B6FC9"/>
    <w:rsid w:val="008B7534"/>
    <w:rsid w:val="008C1570"/>
    <w:rsid w:val="008C2B5C"/>
    <w:rsid w:val="008C3754"/>
    <w:rsid w:val="008C44B3"/>
    <w:rsid w:val="008C57CB"/>
    <w:rsid w:val="008C5D6C"/>
    <w:rsid w:val="008C7668"/>
    <w:rsid w:val="008C7F10"/>
    <w:rsid w:val="008D0963"/>
    <w:rsid w:val="008D1A23"/>
    <w:rsid w:val="008D2025"/>
    <w:rsid w:val="008D490E"/>
    <w:rsid w:val="008D60C5"/>
    <w:rsid w:val="008D688A"/>
    <w:rsid w:val="008E07B1"/>
    <w:rsid w:val="008E0B14"/>
    <w:rsid w:val="008E17D1"/>
    <w:rsid w:val="008E2059"/>
    <w:rsid w:val="008E218C"/>
    <w:rsid w:val="008E25ED"/>
    <w:rsid w:val="008E2727"/>
    <w:rsid w:val="008E2D9D"/>
    <w:rsid w:val="008E3FA4"/>
    <w:rsid w:val="008E6BE1"/>
    <w:rsid w:val="008E6E8E"/>
    <w:rsid w:val="008F087A"/>
    <w:rsid w:val="008F0961"/>
    <w:rsid w:val="008F2110"/>
    <w:rsid w:val="008F35E2"/>
    <w:rsid w:val="008F4083"/>
    <w:rsid w:val="008F4DB5"/>
    <w:rsid w:val="008F5592"/>
    <w:rsid w:val="008F585E"/>
    <w:rsid w:val="008F72AF"/>
    <w:rsid w:val="009003F2"/>
    <w:rsid w:val="009012CF"/>
    <w:rsid w:val="009016FE"/>
    <w:rsid w:val="00903450"/>
    <w:rsid w:val="00903760"/>
    <w:rsid w:val="00903D4F"/>
    <w:rsid w:val="00903D88"/>
    <w:rsid w:val="00903DD4"/>
    <w:rsid w:val="00904121"/>
    <w:rsid w:val="0090553B"/>
    <w:rsid w:val="00906A97"/>
    <w:rsid w:val="00910E1C"/>
    <w:rsid w:val="00911243"/>
    <w:rsid w:val="009145B3"/>
    <w:rsid w:val="00915993"/>
    <w:rsid w:val="00917BB4"/>
    <w:rsid w:val="009206D7"/>
    <w:rsid w:val="00920D59"/>
    <w:rsid w:val="00920EA6"/>
    <w:rsid w:val="00922889"/>
    <w:rsid w:val="00922E7A"/>
    <w:rsid w:val="00925F2C"/>
    <w:rsid w:val="009268BB"/>
    <w:rsid w:val="00926977"/>
    <w:rsid w:val="009269FC"/>
    <w:rsid w:val="00927002"/>
    <w:rsid w:val="00927830"/>
    <w:rsid w:val="00927BBF"/>
    <w:rsid w:val="00930BF6"/>
    <w:rsid w:val="00930EA8"/>
    <w:rsid w:val="00932369"/>
    <w:rsid w:val="00932E20"/>
    <w:rsid w:val="009349F9"/>
    <w:rsid w:val="00934BCB"/>
    <w:rsid w:val="009356AD"/>
    <w:rsid w:val="00935A0C"/>
    <w:rsid w:val="00935DD9"/>
    <w:rsid w:val="00936272"/>
    <w:rsid w:val="009369CA"/>
    <w:rsid w:val="009411D6"/>
    <w:rsid w:val="0094154E"/>
    <w:rsid w:val="00941922"/>
    <w:rsid w:val="009425A8"/>
    <w:rsid w:val="00942DC6"/>
    <w:rsid w:val="00942EFD"/>
    <w:rsid w:val="00944D2C"/>
    <w:rsid w:val="00944FA0"/>
    <w:rsid w:val="00945357"/>
    <w:rsid w:val="009456AB"/>
    <w:rsid w:val="00946E1A"/>
    <w:rsid w:val="00947163"/>
    <w:rsid w:val="0094726F"/>
    <w:rsid w:val="00947934"/>
    <w:rsid w:val="00952EFB"/>
    <w:rsid w:val="00953285"/>
    <w:rsid w:val="009543C1"/>
    <w:rsid w:val="009549EC"/>
    <w:rsid w:val="00954B37"/>
    <w:rsid w:val="00957018"/>
    <w:rsid w:val="00957E50"/>
    <w:rsid w:val="00960270"/>
    <w:rsid w:val="0096078A"/>
    <w:rsid w:val="00960B87"/>
    <w:rsid w:val="0096109B"/>
    <w:rsid w:val="00961FF5"/>
    <w:rsid w:val="009630FE"/>
    <w:rsid w:val="00963C12"/>
    <w:rsid w:val="009647C7"/>
    <w:rsid w:val="00964DB1"/>
    <w:rsid w:val="00965725"/>
    <w:rsid w:val="00967494"/>
    <w:rsid w:val="00967F43"/>
    <w:rsid w:val="00971658"/>
    <w:rsid w:val="00971916"/>
    <w:rsid w:val="00971BA9"/>
    <w:rsid w:val="00971E16"/>
    <w:rsid w:val="00971FA0"/>
    <w:rsid w:val="009732DF"/>
    <w:rsid w:val="0097378D"/>
    <w:rsid w:val="00973CBC"/>
    <w:rsid w:val="00974A94"/>
    <w:rsid w:val="009761F7"/>
    <w:rsid w:val="00977FED"/>
    <w:rsid w:val="009803BF"/>
    <w:rsid w:val="0098246F"/>
    <w:rsid w:val="00983881"/>
    <w:rsid w:val="00984B0B"/>
    <w:rsid w:val="00986728"/>
    <w:rsid w:val="00986FF8"/>
    <w:rsid w:val="00987C9C"/>
    <w:rsid w:val="009901EC"/>
    <w:rsid w:val="009903FD"/>
    <w:rsid w:val="00991027"/>
    <w:rsid w:val="00991A0A"/>
    <w:rsid w:val="0099238D"/>
    <w:rsid w:val="0099292A"/>
    <w:rsid w:val="00994556"/>
    <w:rsid w:val="00994B68"/>
    <w:rsid w:val="009950FB"/>
    <w:rsid w:val="00995DA4"/>
    <w:rsid w:val="00995F70"/>
    <w:rsid w:val="009960B1"/>
    <w:rsid w:val="00996193"/>
    <w:rsid w:val="00996C5F"/>
    <w:rsid w:val="00997096"/>
    <w:rsid w:val="009977D5"/>
    <w:rsid w:val="009A0D67"/>
    <w:rsid w:val="009A2256"/>
    <w:rsid w:val="009A2BE0"/>
    <w:rsid w:val="009A2BFE"/>
    <w:rsid w:val="009A353F"/>
    <w:rsid w:val="009A4103"/>
    <w:rsid w:val="009A4142"/>
    <w:rsid w:val="009A4860"/>
    <w:rsid w:val="009A51B8"/>
    <w:rsid w:val="009A5C1A"/>
    <w:rsid w:val="009A5FDD"/>
    <w:rsid w:val="009A663E"/>
    <w:rsid w:val="009A6CBB"/>
    <w:rsid w:val="009B12E5"/>
    <w:rsid w:val="009B1317"/>
    <w:rsid w:val="009B155C"/>
    <w:rsid w:val="009B1D60"/>
    <w:rsid w:val="009B2D24"/>
    <w:rsid w:val="009B3121"/>
    <w:rsid w:val="009B3B6E"/>
    <w:rsid w:val="009B412E"/>
    <w:rsid w:val="009B514F"/>
    <w:rsid w:val="009B57A9"/>
    <w:rsid w:val="009C0D4B"/>
    <w:rsid w:val="009C0E64"/>
    <w:rsid w:val="009C1CF4"/>
    <w:rsid w:val="009C1D8B"/>
    <w:rsid w:val="009C2DF0"/>
    <w:rsid w:val="009C480E"/>
    <w:rsid w:val="009C48A4"/>
    <w:rsid w:val="009C511A"/>
    <w:rsid w:val="009C62D9"/>
    <w:rsid w:val="009C68D5"/>
    <w:rsid w:val="009C6B95"/>
    <w:rsid w:val="009C76C2"/>
    <w:rsid w:val="009C7A15"/>
    <w:rsid w:val="009D09DF"/>
    <w:rsid w:val="009D19A3"/>
    <w:rsid w:val="009D29A8"/>
    <w:rsid w:val="009D2CB2"/>
    <w:rsid w:val="009D3509"/>
    <w:rsid w:val="009D3E20"/>
    <w:rsid w:val="009D3EE2"/>
    <w:rsid w:val="009D413D"/>
    <w:rsid w:val="009D4B90"/>
    <w:rsid w:val="009D4DD4"/>
    <w:rsid w:val="009D4EBC"/>
    <w:rsid w:val="009D5170"/>
    <w:rsid w:val="009D610A"/>
    <w:rsid w:val="009D61CC"/>
    <w:rsid w:val="009D6534"/>
    <w:rsid w:val="009D66C4"/>
    <w:rsid w:val="009D6A0C"/>
    <w:rsid w:val="009E05EE"/>
    <w:rsid w:val="009E1C72"/>
    <w:rsid w:val="009E1EE5"/>
    <w:rsid w:val="009E2013"/>
    <w:rsid w:val="009E26AB"/>
    <w:rsid w:val="009E2EF6"/>
    <w:rsid w:val="009E3384"/>
    <w:rsid w:val="009E380C"/>
    <w:rsid w:val="009E5387"/>
    <w:rsid w:val="009E681A"/>
    <w:rsid w:val="009E68E5"/>
    <w:rsid w:val="009E6A05"/>
    <w:rsid w:val="009F2345"/>
    <w:rsid w:val="009F23E3"/>
    <w:rsid w:val="009F249F"/>
    <w:rsid w:val="009F2A40"/>
    <w:rsid w:val="009F2FAB"/>
    <w:rsid w:val="009F3B0C"/>
    <w:rsid w:val="009F3DCA"/>
    <w:rsid w:val="009F57CE"/>
    <w:rsid w:val="009F6A3A"/>
    <w:rsid w:val="009F6EA8"/>
    <w:rsid w:val="009F6EFF"/>
    <w:rsid w:val="009F6FF0"/>
    <w:rsid w:val="009F7A36"/>
    <w:rsid w:val="00A00217"/>
    <w:rsid w:val="00A01137"/>
    <w:rsid w:val="00A02B30"/>
    <w:rsid w:val="00A02BE8"/>
    <w:rsid w:val="00A02D4E"/>
    <w:rsid w:val="00A03FCB"/>
    <w:rsid w:val="00A04E6B"/>
    <w:rsid w:val="00A051AB"/>
    <w:rsid w:val="00A0521F"/>
    <w:rsid w:val="00A05965"/>
    <w:rsid w:val="00A063FC"/>
    <w:rsid w:val="00A06B5A"/>
    <w:rsid w:val="00A070F1"/>
    <w:rsid w:val="00A07B3A"/>
    <w:rsid w:val="00A07B3E"/>
    <w:rsid w:val="00A109BA"/>
    <w:rsid w:val="00A11273"/>
    <w:rsid w:val="00A11315"/>
    <w:rsid w:val="00A1180E"/>
    <w:rsid w:val="00A11E37"/>
    <w:rsid w:val="00A13167"/>
    <w:rsid w:val="00A14603"/>
    <w:rsid w:val="00A155AB"/>
    <w:rsid w:val="00A16084"/>
    <w:rsid w:val="00A215AB"/>
    <w:rsid w:val="00A21F8A"/>
    <w:rsid w:val="00A2291F"/>
    <w:rsid w:val="00A233D9"/>
    <w:rsid w:val="00A24D27"/>
    <w:rsid w:val="00A25385"/>
    <w:rsid w:val="00A2639C"/>
    <w:rsid w:val="00A26C18"/>
    <w:rsid w:val="00A26D44"/>
    <w:rsid w:val="00A2707F"/>
    <w:rsid w:val="00A27B5E"/>
    <w:rsid w:val="00A3004C"/>
    <w:rsid w:val="00A31A54"/>
    <w:rsid w:val="00A3325B"/>
    <w:rsid w:val="00A33BA0"/>
    <w:rsid w:val="00A341A6"/>
    <w:rsid w:val="00A352AE"/>
    <w:rsid w:val="00A35B71"/>
    <w:rsid w:val="00A37B42"/>
    <w:rsid w:val="00A37E08"/>
    <w:rsid w:val="00A407C5"/>
    <w:rsid w:val="00A42D38"/>
    <w:rsid w:val="00A44328"/>
    <w:rsid w:val="00A46617"/>
    <w:rsid w:val="00A46DA3"/>
    <w:rsid w:val="00A46DEA"/>
    <w:rsid w:val="00A47AC6"/>
    <w:rsid w:val="00A47E1C"/>
    <w:rsid w:val="00A501CD"/>
    <w:rsid w:val="00A501DA"/>
    <w:rsid w:val="00A50B14"/>
    <w:rsid w:val="00A50C8B"/>
    <w:rsid w:val="00A51608"/>
    <w:rsid w:val="00A5256B"/>
    <w:rsid w:val="00A535D8"/>
    <w:rsid w:val="00A536D3"/>
    <w:rsid w:val="00A539B3"/>
    <w:rsid w:val="00A54112"/>
    <w:rsid w:val="00A54924"/>
    <w:rsid w:val="00A54A1C"/>
    <w:rsid w:val="00A57DA0"/>
    <w:rsid w:val="00A61E30"/>
    <w:rsid w:val="00A62677"/>
    <w:rsid w:val="00A62A56"/>
    <w:rsid w:val="00A640EA"/>
    <w:rsid w:val="00A64F60"/>
    <w:rsid w:val="00A65678"/>
    <w:rsid w:val="00A65843"/>
    <w:rsid w:val="00A668AB"/>
    <w:rsid w:val="00A6754B"/>
    <w:rsid w:val="00A67FA2"/>
    <w:rsid w:val="00A7000C"/>
    <w:rsid w:val="00A705C0"/>
    <w:rsid w:val="00A72146"/>
    <w:rsid w:val="00A72CEE"/>
    <w:rsid w:val="00A72D18"/>
    <w:rsid w:val="00A7372F"/>
    <w:rsid w:val="00A73838"/>
    <w:rsid w:val="00A7414B"/>
    <w:rsid w:val="00A74685"/>
    <w:rsid w:val="00A74957"/>
    <w:rsid w:val="00A75505"/>
    <w:rsid w:val="00A75B05"/>
    <w:rsid w:val="00A76085"/>
    <w:rsid w:val="00A76199"/>
    <w:rsid w:val="00A76B29"/>
    <w:rsid w:val="00A76CB4"/>
    <w:rsid w:val="00A76DB3"/>
    <w:rsid w:val="00A770B5"/>
    <w:rsid w:val="00A8024E"/>
    <w:rsid w:val="00A80442"/>
    <w:rsid w:val="00A806CC"/>
    <w:rsid w:val="00A80BC9"/>
    <w:rsid w:val="00A81267"/>
    <w:rsid w:val="00A824DE"/>
    <w:rsid w:val="00A830BD"/>
    <w:rsid w:val="00A83AE5"/>
    <w:rsid w:val="00A85E3D"/>
    <w:rsid w:val="00A87A5B"/>
    <w:rsid w:val="00A87FEC"/>
    <w:rsid w:val="00A90362"/>
    <w:rsid w:val="00A90B83"/>
    <w:rsid w:val="00A911E4"/>
    <w:rsid w:val="00A91ED5"/>
    <w:rsid w:val="00A930F8"/>
    <w:rsid w:val="00A960E7"/>
    <w:rsid w:val="00A962EB"/>
    <w:rsid w:val="00AA001B"/>
    <w:rsid w:val="00AA1C7A"/>
    <w:rsid w:val="00AA25F1"/>
    <w:rsid w:val="00AA50A6"/>
    <w:rsid w:val="00AA564A"/>
    <w:rsid w:val="00AA67E6"/>
    <w:rsid w:val="00AA69D9"/>
    <w:rsid w:val="00AA7966"/>
    <w:rsid w:val="00AA7990"/>
    <w:rsid w:val="00AB00EA"/>
    <w:rsid w:val="00AB08A0"/>
    <w:rsid w:val="00AB0FA5"/>
    <w:rsid w:val="00AB1058"/>
    <w:rsid w:val="00AB1321"/>
    <w:rsid w:val="00AB1AA8"/>
    <w:rsid w:val="00AB3E6E"/>
    <w:rsid w:val="00AB4212"/>
    <w:rsid w:val="00AB44B3"/>
    <w:rsid w:val="00AB5E41"/>
    <w:rsid w:val="00AB71CF"/>
    <w:rsid w:val="00AB7439"/>
    <w:rsid w:val="00AB7C67"/>
    <w:rsid w:val="00AB7EF7"/>
    <w:rsid w:val="00AC05CD"/>
    <w:rsid w:val="00AC0964"/>
    <w:rsid w:val="00AC1A50"/>
    <w:rsid w:val="00AC2702"/>
    <w:rsid w:val="00AC30D9"/>
    <w:rsid w:val="00AC399E"/>
    <w:rsid w:val="00AC41FF"/>
    <w:rsid w:val="00AC522C"/>
    <w:rsid w:val="00AC5310"/>
    <w:rsid w:val="00AC56A1"/>
    <w:rsid w:val="00AC5F78"/>
    <w:rsid w:val="00AC67C3"/>
    <w:rsid w:val="00AC6A0B"/>
    <w:rsid w:val="00AC6A56"/>
    <w:rsid w:val="00AC6FDF"/>
    <w:rsid w:val="00AC7373"/>
    <w:rsid w:val="00AD05D3"/>
    <w:rsid w:val="00AD0B35"/>
    <w:rsid w:val="00AD1167"/>
    <w:rsid w:val="00AD150D"/>
    <w:rsid w:val="00AD2C7E"/>
    <w:rsid w:val="00AD5D95"/>
    <w:rsid w:val="00AD5EA2"/>
    <w:rsid w:val="00AD5FF5"/>
    <w:rsid w:val="00AD6E08"/>
    <w:rsid w:val="00AE0A0B"/>
    <w:rsid w:val="00AE1C47"/>
    <w:rsid w:val="00AE242F"/>
    <w:rsid w:val="00AE2AD1"/>
    <w:rsid w:val="00AE2E0C"/>
    <w:rsid w:val="00AE3331"/>
    <w:rsid w:val="00AE4985"/>
    <w:rsid w:val="00AE5E05"/>
    <w:rsid w:val="00AE66F8"/>
    <w:rsid w:val="00AE75F3"/>
    <w:rsid w:val="00AF0FC6"/>
    <w:rsid w:val="00AF179C"/>
    <w:rsid w:val="00AF37FC"/>
    <w:rsid w:val="00AF3AE3"/>
    <w:rsid w:val="00AF40E3"/>
    <w:rsid w:val="00AF5347"/>
    <w:rsid w:val="00AF5710"/>
    <w:rsid w:val="00B0009D"/>
    <w:rsid w:val="00B0038A"/>
    <w:rsid w:val="00B00411"/>
    <w:rsid w:val="00B00468"/>
    <w:rsid w:val="00B00AD7"/>
    <w:rsid w:val="00B02D6E"/>
    <w:rsid w:val="00B04B00"/>
    <w:rsid w:val="00B063AF"/>
    <w:rsid w:val="00B06436"/>
    <w:rsid w:val="00B06479"/>
    <w:rsid w:val="00B10F57"/>
    <w:rsid w:val="00B1105F"/>
    <w:rsid w:val="00B1133D"/>
    <w:rsid w:val="00B1306C"/>
    <w:rsid w:val="00B13E70"/>
    <w:rsid w:val="00B147AA"/>
    <w:rsid w:val="00B15420"/>
    <w:rsid w:val="00B162E6"/>
    <w:rsid w:val="00B17B80"/>
    <w:rsid w:val="00B17CD5"/>
    <w:rsid w:val="00B17F90"/>
    <w:rsid w:val="00B213B6"/>
    <w:rsid w:val="00B220FB"/>
    <w:rsid w:val="00B22540"/>
    <w:rsid w:val="00B22AAE"/>
    <w:rsid w:val="00B22AB7"/>
    <w:rsid w:val="00B22CB2"/>
    <w:rsid w:val="00B2333C"/>
    <w:rsid w:val="00B23CF5"/>
    <w:rsid w:val="00B23E3B"/>
    <w:rsid w:val="00B23FCE"/>
    <w:rsid w:val="00B24078"/>
    <w:rsid w:val="00B2742C"/>
    <w:rsid w:val="00B278A9"/>
    <w:rsid w:val="00B30749"/>
    <w:rsid w:val="00B30D75"/>
    <w:rsid w:val="00B310CA"/>
    <w:rsid w:val="00B3160C"/>
    <w:rsid w:val="00B3179D"/>
    <w:rsid w:val="00B3189C"/>
    <w:rsid w:val="00B3193C"/>
    <w:rsid w:val="00B33216"/>
    <w:rsid w:val="00B34FE1"/>
    <w:rsid w:val="00B34FED"/>
    <w:rsid w:val="00B35F15"/>
    <w:rsid w:val="00B3614E"/>
    <w:rsid w:val="00B40DF1"/>
    <w:rsid w:val="00B41007"/>
    <w:rsid w:val="00B41DE2"/>
    <w:rsid w:val="00B42D71"/>
    <w:rsid w:val="00B44141"/>
    <w:rsid w:val="00B44763"/>
    <w:rsid w:val="00B44A8E"/>
    <w:rsid w:val="00B468F6"/>
    <w:rsid w:val="00B47037"/>
    <w:rsid w:val="00B47E45"/>
    <w:rsid w:val="00B508AF"/>
    <w:rsid w:val="00B513C6"/>
    <w:rsid w:val="00B51846"/>
    <w:rsid w:val="00B527A7"/>
    <w:rsid w:val="00B528C1"/>
    <w:rsid w:val="00B529E7"/>
    <w:rsid w:val="00B52F82"/>
    <w:rsid w:val="00B5412F"/>
    <w:rsid w:val="00B56824"/>
    <w:rsid w:val="00B569E7"/>
    <w:rsid w:val="00B576BB"/>
    <w:rsid w:val="00B607DC"/>
    <w:rsid w:val="00B615C5"/>
    <w:rsid w:val="00B62184"/>
    <w:rsid w:val="00B63D04"/>
    <w:rsid w:val="00B641BA"/>
    <w:rsid w:val="00B65BED"/>
    <w:rsid w:val="00B66515"/>
    <w:rsid w:val="00B667D0"/>
    <w:rsid w:val="00B67DD8"/>
    <w:rsid w:val="00B70F98"/>
    <w:rsid w:val="00B70FBD"/>
    <w:rsid w:val="00B712DF"/>
    <w:rsid w:val="00B72361"/>
    <w:rsid w:val="00B7370C"/>
    <w:rsid w:val="00B73D96"/>
    <w:rsid w:val="00B73E4F"/>
    <w:rsid w:val="00B76284"/>
    <w:rsid w:val="00B76463"/>
    <w:rsid w:val="00B7785F"/>
    <w:rsid w:val="00B81E66"/>
    <w:rsid w:val="00B825F2"/>
    <w:rsid w:val="00B829E5"/>
    <w:rsid w:val="00B82B43"/>
    <w:rsid w:val="00B82C1A"/>
    <w:rsid w:val="00B82F0D"/>
    <w:rsid w:val="00B84D3E"/>
    <w:rsid w:val="00B850A2"/>
    <w:rsid w:val="00B85498"/>
    <w:rsid w:val="00B85B2A"/>
    <w:rsid w:val="00B868D5"/>
    <w:rsid w:val="00B87D41"/>
    <w:rsid w:val="00B90794"/>
    <w:rsid w:val="00B923EC"/>
    <w:rsid w:val="00B936A0"/>
    <w:rsid w:val="00B939DD"/>
    <w:rsid w:val="00B9532F"/>
    <w:rsid w:val="00B95424"/>
    <w:rsid w:val="00B9663F"/>
    <w:rsid w:val="00B97B80"/>
    <w:rsid w:val="00B97FA0"/>
    <w:rsid w:val="00BA0384"/>
    <w:rsid w:val="00BA28C6"/>
    <w:rsid w:val="00BA49CC"/>
    <w:rsid w:val="00BA4EB2"/>
    <w:rsid w:val="00BA5234"/>
    <w:rsid w:val="00BA6820"/>
    <w:rsid w:val="00BA7400"/>
    <w:rsid w:val="00BB0617"/>
    <w:rsid w:val="00BB167D"/>
    <w:rsid w:val="00BB1767"/>
    <w:rsid w:val="00BB1927"/>
    <w:rsid w:val="00BB2062"/>
    <w:rsid w:val="00BB2D59"/>
    <w:rsid w:val="00BB2ED8"/>
    <w:rsid w:val="00BB649D"/>
    <w:rsid w:val="00BB785E"/>
    <w:rsid w:val="00BC00D2"/>
    <w:rsid w:val="00BC05DC"/>
    <w:rsid w:val="00BC1FD5"/>
    <w:rsid w:val="00BC271E"/>
    <w:rsid w:val="00BC3F79"/>
    <w:rsid w:val="00BC4781"/>
    <w:rsid w:val="00BC4B56"/>
    <w:rsid w:val="00BC580D"/>
    <w:rsid w:val="00BC678D"/>
    <w:rsid w:val="00BD0B09"/>
    <w:rsid w:val="00BD2994"/>
    <w:rsid w:val="00BD3EC0"/>
    <w:rsid w:val="00BD4BD6"/>
    <w:rsid w:val="00BD5E28"/>
    <w:rsid w:val="00BD5F4D"/>
    <w:rsid w:val="00BD69EA"/>
    <w:rsid w:val="00BD73A7"/>
    <w:rsid w:val="00BD7C3B"/>
    <w:rsid w:val="00BE05BA"/>
    <w:rsid w:val="00BE0911"/>
    <w:rsid w:val="00BE0BC0"/>
    <w:rsid w:val="00BE2460"/>
    <w:rsid w:val="00BE3E85"/>
    <w:rsid w:val="00BE480A"/>
    <w:rsid w:val="00BE4A3E"/>
    <w:rsid w:val="00BE4BAC"/>
    <w:rsid w:val="00BE67D8"/>
    <w:rsid w:val="00BE71F8"/>
    <w:rsid w:val="00BF05BE"/>
    <w:rsid w:val="00BF0EFD"/>
    <w:rsid w:val="00BF4534"/>
    <w:rsid w:val="00BF4FB7"/>
    <w:rsid w:val="00BF666B"/>
    <w:rsid w:val="00BF674E"/>
    <w:rsid w:val="00BF6E50"/>
    <w:rsid w:val="00BF78D1"/>
    <w:rsid w:val="00BF7DBF"/>
    <w:rsid w:val="00C00082"/>
    <w:rsid w:val="00C0059A"/>
    <w:rsid w:val="00C00A77"/>
    <w:rsid w:val="00C0143B"/>
    <w:rsid w:val="00C03788"/>
    <w:rsid w:val="00C03933"/>
    <w:rsid w:val="00C0497C"/>
    <w:rsid w:val="00C04EE7"/>
    <w:rsid w:val="00C054F4"/>
    <w:rsid w:val="00C05501"/>
    <w:rsid w:val="00C06356"/>
    <w:rsid w:val="00C0739F"/>
    <w:rsid w:val="00C10030"/>
    <w:rsid w:val="00C10B83"/>
    <w:rsid w:val="00C10F1F"/>
    <w:rsid w:val="00C11E02"/>
    <w:rsid w:val="00C144B1"/>
    <w:rsid w:val="00C15077"/>
    <w:rsid w:val="00C16002"/>
    <w:rsid w:val="00C209B6"/>
    <w:rsid w:val="00C20A51"/>
    <w:rsid w:val="00C2116F"/>
    <w:rsid w:val="00C21EFB"/>
    <w:rsid w:val="00C22D14"/>
    <w:rsid w:val="00C2395C"/>
    <w:rsid w:val="00C241A5"/>
    <w:rsid w:val="00C24382"/>
    <w:rsid w:val="00C2451A"/>
    <w:rsid w:val="00C2483A"/>
    <w:rsid w:val="00C25AE9"/>
    <w:rsid w:val="00C25E80"/>
    <w:rsid w:val="00C30FCD"/>
    <w:rsid w:val="00C335AB"/>
    <w:rsid w:val="00C35690"/>
    <w:rsid w:val="00C36D92"/>
    <w:rsid w:val="00C3739F"/>
    <w:rsid w:val="00C43B27"/>
    <w:rsid w:val="00C45B3E"/>
    <w:rsid w:val="00C4623B"/>
    <w:rsid w:val="00C462E7"/>
    <w:rsid w:val="00C505E4"/>
    <w:rsid w:val="00C5157A"/>
    <w:rsid w:val="00C51A8A"/>
    <w:rsid w:val="00C5224B"/>
    <w:rsid w:val="00C52C97"/>
    <w:rsid w:val="00C53418"/>
    <w:rsid w:val="00C551B5"/>
    <w:rsid w:val="00C554E6"/>
    <w:rsid w:val="00C5720F"/>
    <w:rsid w:val="00C57758"/>
    <w:rsid w:val="00C60398"/>
    <w:rsid w:val="00C61939"/>
    <w:rsid w:val="00C63D3D"/>
    <w:rsid w:val="00C64136"/>
    <w:rsid w:val="00C649BC"/>
    <w:rsid w:val="00C654E7"/>
    <w:rsid w:val="00C678CD"/>
    <w:rsid w:val="00C67D6A"/>
    <w:rsid w:val="00C70A32"/>
    <w:rsid w:val="00C7137F"/>
    <w:rsid w:val="00C717AE"/>
    <w:rsid w:val="00C7202E"/>
    <w:rsid w:val="00C720A0"/>
    <w:rsid w:val="00C74676"/>
    <w:rsid w:val="00C7606E"/>
    <w:rsid w:val="00C762B2"/>
    <w:rsid w:val="00C76807"/>
    <w:rsid w:val="00C76F98"/>
    <w:rsid w:val="00C77071"/>
    <w:rsid w:val="00C77916"/>
    <w:rsid w:val="00C77F18"/>
    <w:rsid w:val="00C806E8"/>
    <w:rsid w:val="00C81936"/>
    <w:rsid w:val="00C81A1F"/>
    <w:rsid w:val="00C823C4"/>
    <w:rsid w:val="00C826BB"/>
    <w:rsid w:val="00C82BEA"/>
    <w:rsid w:val="00C834EB"/>
    <w:rsid w:val="00C857B2"/>
    <w:rsid w:val="00C85A57"/>
    <w:rsid w:val="00C85F11"/>
    <w:rsid w:val="00C871AA"/>
    <w:rsid w:val="00C871E7"/>
    <w:rsid w:val="00C87667"/>
    <w:rsid w:val="00C9027C"/>
    <w:rsid w:val="00C914A5"/>
    <w:rsid w:val="00C9271F"/>
    <w:rsid w:val="00C92A08"/>
    <w:rsid w:val="00C9420B"/>
    <w:rsid w:val="00C945AA"/>
    <w:rsid w:val="00C9587E"/>
    <w:rsid w:val="00C961D6"/>
    <w:rsid w:val="00C96B62"/>
    <w:rsid w:val="00C96DFB"/>
    <w:rsid w:val="00C973BB"/>
    <w:rsid w:val="00CA1E03"/>
    <w:rsid w:val="00CA1F92"/>
    <w:rsid w:val="00CA381C"/>
    <w:rsid w:val="00CA407F"/>
    <w:rsid w:val="00CA4214"/>
    <w:rsid w:val="00CA4E25"/>
    <w:rsid w:val="00CA60DA"/>
    <w:rsid w:val="00CA6E64"/>
    <w:rsid w:val="00CA75F6"/>
    <w:rsid w:val="00CB13E3"/>
    <w:rsid w:val="00CB26A1"/>
    <w:rsid w:val="00CB2DBB"/>
    <w:rsid w:val="00CB3B8A"/>
    <w:rsid w:val="00CB46D4"/>
    <w:rsid w:val="00CB58E0"/>
    <w:rsid w:val="00CB5E00"/>
    <w:rsid w:val="00CC04E6"/>
    <w:rsid w:val="00CC1E0C"/>
    <w:rsid w:val="00CC206B"/>
    <w:rsid w:val="00CC348B"/>
    <w:rsid w:val="00CC3B30"/>
    <w:rsid w:val="00CC4424"/>
    <w:rsid w:val="00CC6589"/>
    <w:rsid w:val="00CC6FEA"/>
    <w:rsid w:val="00CC75BB"/>
    <w:rsid w:val="00CC7B00"/>
    <w:rsid w:val="00CD0960"/>
    <w:rsid w:val="00CD0CD3"/>
    <w:rsid w:val="00CD1DDC"/>
    <w:rsid w:val="00CD26EE"/>
    <w:rsid w:val="00CD2BCD"/>
    <w:rsid w:val="00CD32BB"/>
    <w:rsid w:val="00CD39B4"/>
    <w:rsid w:val="00CD485C"/>
    <w:rsid w:val="00CD4E68"/>
    <w:rsid w:val="00CD616D"/>
    <w:rsid w:val="00CD70D9"/>
    <w:rsid w:val="00CD7864"/>
    <w:rsid w:val="00CD7E09"/>
    <w:rsid w:val="00CE0055"/>
    <w:rsid w:val="00CE04FD"/>
    <w:rsid w:val="00CE0BC7"/>
    <w:rsid w:val="00CE2185"/>
    <w:rsid w:val="00CE2763"/>
    <w:rsid w:val="00CE2A0A"/>
    <w:rsid w:val="00CE2B94"/>
    <w:rsid w:val="00CE2DD7"/>
    <w:rsid w:val="00CE421E"/>
    <w:rsid w:val="00CE559E"/>
    <w:rsid w:val="00CE5F2F"/>
    <w:rsid w:val="00CE6BD9"/>
    <w:rsid w:val="00CE79D6"/>
    <w:rsid w:val="00CE7AB4"/>
    <w:rsid w:val="00CE7B34"/>
    <w:rsid w:val="00CF0D31"/>
    <w:rsid w:val="00CF29BB"/>
    <w:rsid w:val="00CF2EAE"/>
    <w:rsid w:val="00CF3097"/>
    <w:rsid w:val="00CF3398"/>
    <w:rsid w:val="00CF38D4"/>
    <w:rsid w:val="00CF3CE5"/>
    <w:rsid w:val="00CF5C95"/>
    <w:rsid w:val="00CF6984"/>
    <w:rsid w:val="00CF723C"/>
    <w:rsid w:val="00CF7891"/>
    <w:rsid w:val="00D00292"/>
    <w:rsid w:val="00D005B3"/>
    <w:rsid w:val="00D00BDE"/>
    <w:rsid w:val="00D01149"/>
    <w:rsid w:val="00D014C7"/>
    <w:rsid w:val="00D0162B"/>
    <w:rsid w:val="00D0244A"/>
    <w:rsid w:val="00D03815"/>
    <w:rsid w:val="00D044D3"/>
    <w:rsid w:val="00D044F9"/>
    <w:rsid w:val="00D066F3"/>
    <w:rsid w:val="00D06CF4"/>
    <w:rsid w:val="00D06F68"/>
    <w:rsid w:val="00D07BF2"/>
    <w:rsid w:val="00D1104D"/>
    <w:rsid w:val="00D118A8"/>
    <w:rsid w:val="00D1598B"/>
    <w:rsid w:val="00D2007A"/>
    <w:rsid w:val="00D202A5"/>
    <w:rsid w:val="00D20F4F"/>
    <w:rsid w:val="00D21E7D"/>
    <w:rsid w:val="00D22B0F"/>
    <w:rsid w:val="00D22DC7"/>
    <w:rsid w:val="00D234BC"/>
    <w:rsid w:val="00D234EB"/>
    <w:rsid w:val="00D23E0E"/>
    <w:rsid w:val="00D25096"/>
    <w:rsid w:val="00D253EF"/>
    <w:rsid w:val="00D25EF9"/>
    <w:rsid w:val="00D30A1A"/>
    <w:rsid w:val="00D312E4"/>
    <w:rsid w:val="00D321D0"/>
    <w:rsid w:val="00D328E0"/>
    <w:rsid w:val="00D33DA4"/>
    <w:rsid w:val="00D344B5"/>
    <w:rsid w:val="00D34B2F"/>
    <w:rsid w:val="00D34C4F"/>
    <w:rsid w:val="00D34ED9"/>
    <w:rsid w:val="00D35489"/>
    <w:rsid w:val="00D356B5"/>
    <w:rsid w:val="00D3632C"/>
    <w:rsid w:val="00D36AEE"/>
    <w:rsid w:val="00D37564"/>
    <w:rsid w:val="00D40417"/>
    <w:rsid w:val="00D406A9"/>
    <w:rsid w:val="00D421E8"/>
    <w:rsid w:val="00D46BB3"/>
    <w:rsid w:val="00D50309"/>
    <w:rsid w:val="00D50320"/>
    <w:rsid w:val="00D50D04"/>
    <w:rsid w:val="00D51713"/>
    <w:rsid w:val="00D52B9F"/>
    <w:rsid w:val="00D5389C"/>
    <w:rsid w:val="00D541DA"/>
    <w:rsid w:val="00D54273"/>
    <w:rsid w:val="00D54778"/>
    <w:rsid w:val="00D548DF"/>
    <w:rsid w:val="00D5517A"/>
    <w:rsid w:val="00D55B06"/>
    <w:rsid w:val="00D577B9"/>
    <w:rsid w:val="00D57DE3"/>
    <w:rsid w:val="00D600CD"/>
    <w:rsid w:val="00D60238"/>
    <w:rsid w:val="00D60313"/>
    <w:rsid w:val="00D60CFD"/>
    <w:rsid w:val="00D623A8"/>
    <w:rsid w:val="00D6468F"/>
    <w:rsid w:val="00D64A19"/>
    <w:rsid w:val="00D64A8F"/>
    <w:rsid w:val="00D64AB1"/>
    <w:rsid w:val="00D64E0B"/>
    <w:rsid w:val="00D64EF0"/>
    <w:rsid w:val="00D65714"/>
    <w:rsid w:val="00D65D92"/>
    <w:rsid w:val="00D666D4"/>
    <w:rsid w:val="00D66828"/>
    <w:rsid w:val="00D6749A"/>
    <w:rsid w:val="00D67656"/>
    <w:rsid w:val="00D67A66"/>
    <w:rsid w:val="00D67C30"/>
    <w:rsid w:val="00D72C3F"/>
    <w:rsid w:val="00D7410C"/>
    <w:rsid w:val="00D751C6"/>
    <w:rsid w:val="00D759C4"/>
    <w:rsid w:val="00D80B60"/>
    <w:rsid w:val="00D810DE"/>
    <w:rsid w:val="00D82587"/>
    <w:rsid w:val="00D83A03"/>
    <w:rsid w:val="00D83DF3"/>
    <w:rsid w:val="00D84321"/>
    <w:rsid w:val="00D85016"/>
    <w:rsid w:val="00D85654"/>
    <w:rsid w:val="00D85A58"/>
    <w:rsid w:val="00D85DF5"/>
    <w:rsid w:val="00D86B6A"/>
    <w:rsid w:val="00D86D6A"/>
    <w:rsid w:val="00D90D6B"/>
    <w:rsid w:val="00D9224E"/>
    <w:rsid w:val="00D93E3C"/>
    <w:rsid w:val="00D945E0"/>
    <w:rsid w:val="00D94855"/>
    <w:rsid w:val="00D952EB"/>
    <w:rsid w:val="00D96011"/>
    <w:rsid w:val="00D975BB"/>
    <w:rsid w:val="00D979DA"/>
    <w:rsid w:val="00DA028A"/>
    <w:rsid w:val="00DA060E"/>
    <w:rsid w:val="00DA1155"/>
    <w:rsid w:val="00DA1DA0"/>
    <w:rsid w:val="00DA2060"/>
    <w:rsid w:val="00DA271C"/>
    <w:rsid w:val="00DA2A11"/>
    <w:rsid w:val="00DA2A54"/>
    <w:rsid w:val="00DA3BF1"/>
    <w:rsid w:val="00DA43C1"/>
    <w:rsid w:val="00DA5D2F"/>
    <w:rsid w:val="00DB07D4"/>
    <w:rsid w:val="00DB1808"/>
    <w:rsid w:val="00DB40FB"/>
    <w:rsid w:val="00DB482A"/>
    <w:rsid w:val="00DB5287"/>
    <w:rsid w:val="00DB5E40"/>
    <w:rsid w:val="00DB5EF9"/>
    <w:rsid w:val="00DB661C"/>
    <w:rsid w:val="00DB66EB"/>
    <w:rsid w:val="00DB7908"/>
    <w:rsid w:val="00DB7C97"/>
    <w:rsid w:val="00DC0607"/>
    <w:rsid w:val="00DC3034"/>
    <w:rsid w:val="00DC315A"/>
    <w:rsid w:val="00DC42D5"/>
    <w:rsid w:val="00DC449B"/>
    <w:rsid w:val="00DC4608"/>
    <w:rsid w:val="00DC46B9"/>
    <w:rsid w:val="00DC73CA"/>
    <w:rsid w:val="00DD0A16"/>
    <w:rsid w:val="00DD1E2E"/>
    <w:rsid w:val="00DD1FC2"/>
    <w:rsid w:val="00DD2FF2"/>
    <w:rsid w:val="00DD30A8"/>
    <w:rsid w:val="00DD3B7B"/>
    <w:rsid w:val="00DD3BF3"/>
    <w:rsid w:val="00DD4824"/>
    <w:rsid w:val="00DD4EB1"/>
    <w:rsid w:val="00DD54A6"/>
    <w:rsid w:val="00DD5A3A"/>
    <w:rsid w:val="00DD63C4"/>
    <w:rsid w:val="00DE0666"/>
    <w:rsid w:val="00DE0C3C"/>
    <w:rsid w:val="00DE0D27"/>
    <w:rsid w:val="00DE1A9F"/>
    <w:rsid w:val="00DE1ED6"/>
    <w:rsid w:val="00DE27BB"/>
    <w:rsid w:val="00DE2A2D"/>
    <w:rsid w:val="00DE3B11"/>
    <w:rsid w:val="00DE3F2E"/>
    <w:rsid w:val="00DE4416"/>
    <w:rsid w:val="00DE4E47"/>
    <w:rsid w:val="00DE5072"/>
    <w:rsid w:val="00DE6343"/>
    <w:rsid w:val="00DE7048"/>
    <w:rsid w:val="00DE7773"/>
    <w:rsid w:val="00DE7C5F"/>
    <w:rsid w:val="00DF0DF1"/>
    <w:rsid w:val="00DF108B"/>
    <w:rsid w:val="00DF1114"/>
    <w:rsid w:val="00DF19B9"/>
    <w:rsid w:val="00DF2051"/>
    <w:rsid w:val="00DF296A"/>
    <w:rsid w:val="00DF29C8"/>
    <w:rsid w:val="00DF2C85"/>
    <w:rsid w:val="00DF5878"/>
    <w:rsid w:val="00DF5E0B"/>
    <w:rsid w:val="00E00778"/>
    <w:rsid w:val="00E00D27"/>
    <w:rsid w:val="00E01A05"/>
    <w:rsid w:val="00E01CC4"/>
    <w:rsid w:val="00E04AB4"/>
    <w:rsid w:val="00E04C72"/>
    <w:rsid w:val="00E04F4C"/>
    <w:rsid w:val="00E05427"/>
    <w:rsid w:val="00E06767"/>
    <w:rsid w:val="00E06EB4"/>
    <w:rsid w:val="00E07160"/>
    <w:rsid w:val="00E073D4"/>
    <w:rsid w:val="00E07F38"/>
    <w:rsid w:val="00E11A8A"/>
    <w:rsid w:val="00E13884"/>
    <w:rsid w:val="00E13BCA"/>
    <w:rsid w:val="00E14F9B"/>
    <w:rsid w:val="00E15236"/>
    <w:rsid w:val="00E159D6"/>
    <w:rsid w:val="00E16211"/>
    <w:rsid w:val="00E16BA2"/>
    <w:rsid w:val="00E16F13"/>
    <w:rsid w:val="00E177A9"/>
    <w:rsid w:val="00E207A4"/>
    <w:rsid w:val="00E22284"/>
    <w:rsid w:val="00E227D6"/>
    <w:rsid w:val="00E22B91"/>
    <w:rsid w:val="00E22BF5"/>
    <w:rsid w:val="00E235C3"/>
    <w:rsid w:val="00E246EB"/>
    <w:rsid w:val="00E261EB"/>
    <w:rsid w:val="00E272C5"/>
    <w:rsid w:val="00E3092E"/>
    <w:rsid w:val="00E30CE3"/>
    <w:rsid w:val="00E31956"/>
    <w:rsid w:val="00E32D8D"/>
    <w:rsid w:val="00E3372A"/>
    <w:rsid w:val="00E33EDA"/>
    <w:rsid w:val="00E3508F"/>
    <w:rsid w:val="00E357B4"/>
    <w:rsid w:val="00E36E45"/>
    <w:rsid w:val="00E36F20"/>
    <w:rsid w:val="00E3714B"/>
    <w:rsid w:val="00E373AD"/>
    <w:rsid w:val="00E373BC"/>
    <w:rsid w:val="00E40587"/>
    <w:rsid w:val="00E41A07"/>
    <w:rsid w:val="00E44004"/>
    <w:rsid w:val="00E44722"/>
    <w:rsid w:val="00E4599D"/>
    <w:rsid w:val="00E461C0"/>
    <w:rsid w:val="00E46853"/>
    <w:rsid w:val="00E47262"/>
    <w:rsid w:val="00E47503"/>
    <w:rsid w:val="00E50449"/>
    <w:rsid w:val="00E50D9F"/>
    <w:rsid w:val="00E51BB4"/>
    <w:rsid w:val="00E51CB3"/>
    <w:rsid w:val="00E52A42"/>
    <w:rsid w:val="00E549D3"/>
    <w:rsid w:val="00E549F0"/>
    <w:rsid w:val="00E57137"/>
    <w:rsid w:val="00E57197"/>
    <w:rsid w:val="00E60CEF"/>
    <w:rsid w:val="00E612FF"/>
    <w:rsid w:val="00E635BD"/>
    <w:rsid w:val="00E63633"/>
    <w:rsid w:val="00E64D0B"/>
    <w:rsid w:val="00E6534E"/>
    <w:rsid w:val="00E66858"/>
    <w:rsid w:val="00E671D2"/>
    <w:rsid w:val="00E675FA"/>
    <w:rsid w:val="00E67826"/>
    <w:rsid w:val="00E71B45"/>
    <w:rsid w:val="00E71CB7"/>
    <w:rsid w:val="00E72904"/>
    <w:rsid w:val="00E73EF9"/>
    <w:rsid w:val="00E7494D"/>
    <w:rsid w:val="00E763BA"/>
    <w:rsid w:val="00E77C8C"/>
    <w:rsid w:val="00E80C14"/>
    <w:rsid w:val="00E817B0"/>
    <w:rsid w:val="00E825D3"/>
    <w:rsid w:val="00E829C3"/>
    <w:rsid w:val="00E82A0D"/>
    <w:rsid w:val="00E8398D"/>
    <w:rsid w:val="00E840E6"/>
    <w:rsid w:val="00E84F23"/>
    <w:rsid w:val="00E86B93"/>
    <w:rsid w:val="00E87B62"/>
    <w:rsid w:val="00E901B7"/>
    <w:rsid w:val="00E912F1"/>
    <w:rsid w:val="00E9272D"/>
    <w:rsid w:val="00E9288A"/>
    <w:rsid w:val="00E92A67"/>
    <w:rsid w:val="00E92C99"/>
    <w:rsid w:val="00E92D5D"/>
    <w:rsid w:val="00E948D5"/>
    <w:rsid w:val="00E96469"/>
    <w:rsid w:val="00EA03D4"/>
    <w:rsid w:val="00EA04DF"/>
    <w:rsid w:val="00EA053F"/>
    <w:rsid w:val="00EA0C78"/>
    <w:rsid w:val="00EA1D4C"/>
    <w:rsid w:val="00EA2C3F"/>
    <w:rsid w:val="00EA3503"/>
    <w:rsid w:val="00EA3536"/>
    <w:rsid w:val="00EA3777"/>
    <w:rsid w:val="00EA477C"/>
    <w:rsid w:val="00EA4F41"/>
    <w:rsid w:val="00EA58C6"/>
    <w:rsid w:val="00EA7378"/>
    <w:rsid w:val="00EA7BB6"/>
    <w:rsid w:val="00EB0597"/>
    <w:rsid w:val="00EB0649"/>
    <w:rsid w:val="00EB1460"/>
    <w:rsid w:val="00EB183B"/>
    <w:rsid w:val="00EB18FB"/>
    <w:rsid w:val="00EB1E21"/>
    <w:rsid w:val="00EB2593"/>
    <w:rsid w:val="00EB3971"/>
    <w:rsid w:val="00EB7884"/>
    <w:rsid w:val="00EB7FB3"/>
    <w:rsid w:val="00EB7FC4"/>
    <w:rsid w:val="00EC002E"/>
    <w:rsid w:val="00EC0327"/>
    <w:rsid w:val="00EC03FC"/>
    <w:rsid w:val="00EC052D"/>
    <w:rsid w:val="00EC0CEA"/>
    <w:rsid w:val="00EC1F11"/>
    <w:rsid w:val="00EC2834"/>
    <w:rsid w:val="00EC2BBF"/>
    <w:rsid w:val="00EC31DA"/>
    <w:rsid w:val="00EC54D6"/>
    <w:rsid w:val="00EC553F"/>
    <w:rsid w:val="00EC5811"/>
    <w:rsid w:val="00EC5C1B"/>
    <w:rsid w:val="00EC5FD3"/>
    <w:rsid w:val="00EC7132"/>
    <w:rsid w:val="00ED0ECD"/>
    <w:rsid w:val="00ED2A9E"/>
    <w:rsid w:val="00ED34AC"/>
    <w:rsid w:val="00ED3C41"/>
    <w:rsid w:val="00ED40FB"/>
    <w:rsid w:val="00ED539A"/>
    <w:rsid w:val="00EE0673"/>
    <w:rsid w:val="00EE0D3D"/>
    <w:rsid w:val="00EE26B5"/>
    <w:rsid w:val="00EE27BD"/>
    <w:rsid w:val="00EE3445"/>
    <w:rsid w:val="00EE34A4"/>
    <w:rsid w:val="00EE3AFA"/>
    <w:rsid w:val="00EE3E46"/>
    <w:rsid w:val="00EE5881"/>
    <w:rsid w:val="00EE6450"/>
    <w:rsid w:val="00EE6D69"/>
    <w:rsid w:val="00EE776E"/>
    <w:rsid w:val="00EE7858"/>
    <w:rsid w:val="00EE7FDF"/>
    <w:rsid w:val="00EF0B8C"/>
    <w:rsid w:val="00EF2AB2"/>
    <w:rsid w:val="00EF3024"/>
    <w:rsid w:val="00EF360D"/>
    <w:rsid w:val="00EF799F"/>
    <w:rsid w:val="00EF7EBD"/>
    <w:rsid w:val="00EF7F73"/>
    <w:rsid w:val="00F01695"/>
    <w:rsid w:val="00F03066"/>
    <w:rsid w:val="00F03287"/>
    <w:rsid w:val="00F039B8"/>
    <w:rsid w:val="00F03FA5"/>
    <w:rsid w:val="00F05FEB"/>
    <w:rsid w:val="00F0621F"/>
    <w:rsid w:val="00F064BA"/>
    <w:rsid w:val="00F06752"/>
    <w:rsid w:val="00F07FC7"/>
    <w:rsid w:val="00F1024A"/>
    <w:rsid w:val="00F10503"/>
    <w:rsid w:val="00F12B5A"/>
    <w:rsid w:val="00F13841"/>
    <w:rsid w:val="00F145DC"/>
    <w:rsid w:val="00F1495D"/>
    <w:rsid w:val="00F14C4C"/>
    <w:rsid w:val="00F167A1"/>
    <w:rsid w:val="00F16FB0"/>
    <w:rsid w:val="00F20072"/>
    <w:rsid w:val="00F2091A"/>
    <w:rsid w:val="00F21191"/>
    <w:rsid w:val="00F212B0"/>
    <w:rsid w:val="00F21A79"/>
    <w:rsid w:val="00F223AE"/>
    <w:rsid w:val="00F2353B"/>
    <w:rsid w:val="00F23EB4"/>
    <w:rsid w:val="00F23F86"/>
    <w:rsid w:val="00F25385"/>
    <w:rsid w:val="00F25464"/>
    <w:rsid w:val="00F254AC"/>
    <w:rsid w:val="00F25801"/>
    <w:rsid w:val="00F2603C"/>
    <w:rsid w:val="00F27754"/>
    <w:rsid w:val="00F27AD0"/>
    <w:rsid w:val="00F27D97"/>
    <w:rsid w:val="00F30630"/>
    <w:rsid w:val="00F308FF"/>
    <w:rsid w:val="00F30D42"/>
    <w:rsid w:val="00F32399"/>
    <w:rsid w:val="00F32B2C"/>
    <w:rsid w:val="00F32C1C"/>
    <w:rsid w:val="00F335D1"/>
    <w:rsid w:val="00F338E9"/>
    <w:rsid w:val="00F34FBB"/>
    <w:rsid w:val="00F352C1"/>
    <w:rsid w:val="00F35F6D"/>
    <w:rsid w:val="00F360D7"/>
    <w:rsid w:val="00F36871"/>
    <w:rsid w:val="00F37733"/>
    <w:rsid w:val="00F40650"/>
    <w:rsid w:val="00F40B58"/>
    <w:rsid w:val="00F415EC"/>
    <w:rsid w:val="00F41E40"/>
    <w:rsid w:val="00F41ED3"/>
    <w:rsid w:val="00F4616C"/>
    <w:rsid w:val="00F46857"/>
    <w:rsid w:val="00F47249"/>
    <w:rsid w:val="00F504EC"/>
    <w:rsid w:val="00F5090F"/>
    <w:rsid w:val="00F535F3"/>
    <w:rsid w:val="00F56381"/>
    <w:rsid w:val="00F57A8B"/>
    <w:rsid w:val="00F62A36"/>
    <w:rsid w:val="00F638CE"/>
    <w:rsid w:val="00F63D1C"/>
    <w:rsid w:val="00F64491"/>
    <w:rsid w:val="00F6582E"/>
    <w:rsid w:val="00F65C5B"/>
    <w:rsid w:val="00F665E5"/>
    <w:rsid w:val="00F67B3E"/>
    <w:rsid w:val="00F70702"/>
    <w:rsid w:val="00F7176D"/>
    <w:rsid w:val="00F71C2B"/>
    <w:rsid w:val="00F72A44"/>
    <w:rsid w:val="00F72B0D"/>
    <w:rsid w:val="00F745C8"/>
    <w:rsid w:val="00F74A27"/>
    <w:rsid w:val="00F7562F"/>
    <w:rsid w:val="00F75A6E"/>
    <w:rsid w:val="00F77183"/>
    <w:rsid w:val="00F8010C"/>
    <w:rsid w:val="00F81426"/>
    <w:rsid w:val="00F81E2E"/>
    <w:rsid w:val="00F83747"/>
    <w:rsid w:val="00F8438B"/>
    <w:rsid w:val="00F84C37"/>
    <w:rsid w:val="00F851F4"/>
    <w:rsid w:val="00F85438"/>
    <w:rsid w:val="00F87552"/>
    <w:rsid w:val="00F87560"/>
    <w:rsid w:val="00F87610"/>
    <w:rsid w:val="00F87A53"/>
    <w:rsid w:val="00F904C4"/>
    <w:rsid w:val="00F905D2"/>
    <w:rsid w:val="00F909F7"/>
    <w:rsid w:val="00F91091"/>
    <w:rsid w:val="00F910AC"/>
    <w:rsid w:val="00F914F9"/>
    <w:rsid w:val="00F92E31"/>
    <w:rsid w:val="00F9425A"/>
    <w:rsid w:val="00F94823"/>
    <w:rsid w:val="00F950FE"/>
    <w:rsid w:val="00F953D8"/>
    <w:rsid w:val="00F95F8A"/>
    <w:rsid w:val="00FA0E77"/>
    <w:rsid w:val="00FA0EE6"/>
    <w:rsid w:val="00FA1079"/>
    <w:rsid w:val="00FA3B51"/>
    <w:rsid w:val="00FA3D9B"/>
    <w:rsid w:val="00FA594A"/>
    <w:rsid w:val="00FA5F05"/>
    <w:rsid w:val="00FA69A9"/>
    <w:rsid w:val="00FA6DB0"/>
    <w:rsid w:val="00FA7399"/>
    <w:rsid w:val="00FA7C35"/>
    <w:rsid w:val="00FB0122"/>
    <w:rsid w:val="00FB1F00"/>
    <w:rsid w:val="00FB26B5"/>
    <w:rsid w:val="00FB3FEB"/>
    <w:rsid w:val="00FB4645"/>
    <w:rsid w:val="00FB5E88"/>
    <w:rsid w:val="00FB6642"/>
    <w:rsid w:val="00FB6DBD"/>
    <w:rsid w:val="00FB74DC"/>
    <w:rsid w:val="00FB7912"/>
    <w:rsid w:val="00FB7B4D"/>
    <w:rsid w:val="00FC028C"/>
    <w:rsid w:val="00FC05CB"/>
    <w:rsid w:val="00FC164E"/>
    <w:rsid w:val="00FC18D6"/>
    <w:rsid w:val="00FC23F5"/>
    <w:rsid w:val="00FC2F7B"/>
    <w:rsid w:val="00FC329E"/>
    <w:rsid w:val="00FC3D29"/>
    <w:rsid w:val="00FC4CBD"/>
    <w:rsid w:val="00FC5574"/>
    <w:rsid w:val="00FC58F1"/>
    <w:rsid w:val="00FC6721"/>
    <w:rsid w:val="00FC6C65"/>
    <w:rsid w:val="00FC72DB"/>
    <w:rsid w:val="00FD1EF7"/>
    <w:rsid w:val="00FD2BD0"/>
    <w:rsid w:val="00FD337E"/>
    <w:rsid w:val="00FD5D33"/>
    <w:rsid w:val="00FD672D"/>
    <w:rsid w:val="00FD7382"/>
    <w:rsid w:val="00FD7A60"/>
    <w:rsid w:val="00FE023B"/>
    <w:rsid w:val="00FE1326"/>
    <w:rsid w:val="00FE55A2"/>
    <w:rsid w:val="00FE69E1"/>
    <w:rsid w:val="00FE6F74"/>
    <w:rsid w:val="00FE77CB"/>
    <w:rsid w:val="00FE7BFD"/>
    <w:rsid w:val="00FF0AB7"/>
    <w:rsid w:val="00FF166C"/>
    <w:rsid w:val="00FF1847"/>
    <w:rsid w:val="00FF2AE0"/>
    <w:rsid w:val="00FF38D9"/>
    <w:rsid w:val="00FF4C29"/>
    <w:rsid w:val="00FF4F9F"/>
    <w:rsid w:val="00FF55BB"/>
    <w:rsid w:val="00FF65A3"/>
    <w:rsid w:val="34496B4E"/>
    <w:rsid w:val="35BB5D28"/>
    <w:rsid w:val="37027964"/>
    <w:rsid w:val="37FB4285"/>
    <w:rsid w:val="4B2C48CA"/>
    <w:rsid w:val="4BE10207"/>
    <w:rsid w:val="521A1498"/>
    <w:rsid w:val="5BEBA054"/>
    <w:rsid w:val="721A1CF1"/>
    <w:rsid w:val="7ADC0BFB"/>
    <w:rsid w:val="878EC37E"/>
    <w:rsid w:val="8FFE161C"/>
    <w:rsid w:val="9FD8463E"/>
    <w:rsid w:val="B9CFA0F2"/>
    <w:rsid w:val="BAFA1EDA"/>
    <w:rsid w:val="EFF7E5F7"/>
    <w:rsid w:val="F5B910AD"/>
    <w:rsid w:val="FF3378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uiPriority="39" w:name="toc 6"/>
    <w:lsdException w:uiPriority="39" w:name="toc 7"/>
    <w:lsdException w:qFormat="1" w:uiPriority="39" w:name="toc 8"/>
    <w:lsdException w:qFormat="1" w:uiPriority="39" w:name="toc 9"/>
    <w:lsdException w:uiPriority="99" w:name="Normal Indent"/>
    <w:lsdException w:qFormat="1"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0" w:name="footnote reference"/>
    <w:lsdException w:qFormat="1" w:unhideWhenUsed="0" w:uiPriority="0" w:name="annotation reference"/>
    <w:lsdException w:uiPriority="99" w:name="line number"/>
    <w:lsdException w:uiPriority="0"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spacing w:line="400" w:lineRule="exact"/>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6"/>
    <w:qFormat/>
    <w:uiPriority w:val="9"/>
    <w:pPr>
      <w:keepNext/>
      <w:keepLines/>
      <w:pageBreakBefore/>
      <w:numPr>
        <w:ilvl w:val="0"/>
        <w:numId w:val="1"/>
      </w:numPr>
      <w:spacing w:before="480" w:after="360" w:line="400" w:lineRule="exact"/>
      <w:jc w:val="center"/>
      <w:outlineLvl w:val="0"/>
    </w:pPr>
    <w:rPr>
      <w:rFonts w:ascii="Times New Roman" w:hAnsi="Times New Roman" w:eastAsia="黑体" w:cstheme="minorBidi"/>
      <w:bCs/>
      <w:kern w:val="44"/>
      <w:sz w:val="30"/>
      <w:szCs w:val="44"/>
      <w:lang w:val="en-US" w:eastAsia="zh-CN" w:bidi="ar-SA"/>
    </w:rPr>
  </w:style>
  <w:style w:type="paragraph" w:styleId="3">
    <w:name w:val="heading 2"/>
    <w:basedOn w:val="1"/>
    <w:next w:val="1"/>
    <w:link w:val="37"/>
    <w:qFormat/>
    <w:uiPriority w:val="9"/>
    <w:pPr>
      <w:keepNext/>
      <w:keepLines/>
      <w:numPr>
        <w:ilvl w:val="1"/>
        <w:numId w:val="1"/>
      </w:numPr>
      <w:spacing w:before="360" w:after="120" w:line="400" w:lineRule="exact"/>
      <w:outlineLvl w:val="1"/>
    </w:pPr>
    <w:rPr>
      <w:rFonts w:ascii="Times New Roman" w:hAnsi="Times New Roman" w:eastAsia="黑体" w:cstheme="minorBidi"/>
      <w:bCs/>
      <w:kern w:val="2"/>
      <w:sz w:val="28"/>
      <w:szCs w:val="44"/>
      <w:lang w:val="en-US" w:eastAsia="zh-CN" w:bidi="ar-SA"/>
    </w:rPr>
  </w:style>
  <w:style w:type="paragraph" w:styleId="4">
    <w:name w:val="heading 3"/>
    <w:basedOn w:val="1"/>
    <w:next w:val="1"/>
    <w:link w:val="38"/>
    <w:unhideWhenUsed/>
    <w:qFormat/>
    <w:uiPriority w:val="9"/>
    <w:pPr>
      <w:keepNext/>
      <w:keepLines/>
      <w:numPr>
        <w:ilvl w:val="2"/>
        <w:numId w:val="1"/>
      </w:numPr>
      <w:spacing w:before="240" w:after="120" w:line="400" w:lineRule="exact"/>
      <w:outlineLvl w:val="2"/>
    </w:pPr>
    <w:rPr>
      <w:rFonts w:ascii="Times New Roman" w:hAnsi="Times New Roman" w:eastAsia="黑体" w:cstheme="minorBidi"/>
      <w:bCs/>
      <w:kern w:val="2"/>
      <w:sz w:val="28"/>
      <w:szCs w:val="32"/>
      <w:lang w:val="en-US" w:eastAsia="zh-CN" w:bidi="ar-SA"/>
    </w:rPr>
  </w:style>
  <w:style w:type="paragraph" w:styleId="5">
    <w:name w:val="heading 4"/>
    <w:basedOn w:val="1"/>
    <w:next w:val="1"/>
    <w:link w:val="39"/>
    <w:unhideWhenUsed/>
    <w:qFormat/>
    <w:uiPriority w:val="9"/>
    <w:pPr>
      <w:keepNext/>
      <w:keepLines/>
      <w:numPr>
        <w:ilvl w:val="3"/>
        <w:numId w:val="1"/>
      </w:numPr>
      <w:spacing w:before="240" w:after="120" w:line="400" w:lineRule="exact"/>
      <w:outlineLvl w:val="3"/>
    </w:pPr>
    <w:rPr>
      <w:rFonts w:ascii="Times New Roman" w:hAnsi="Times New Roman" w:eastAsia="宋体" w:cstheme="majorBidi"/>
      <w:b/>
      <w:bCs/>
      <w:kern w:val="2"/>
      <w:sz w:val="24"/>
      <w:szCs w:val="28"/>
      <w:lang w:val="en-US" w:eastAsia="zh-CN" w:bidi="ar-SA"/>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7">
    <w:name w:val="caption"/>
    <w:next w:val="1"/>
    <w:link w:val="58"/>
    <w:unhideWhenUsed/>
    <w:qFormat/>
    <w:uiPriority w:val="35"/>
    <w:pPr>
      <w:keepLines/>
      <w:jc w:val="center"/>
    </w:pPr>
    <w:rPr>
      <w:rFonts w:ascii="Times New Roman" w:hAnsi="Times New Roman" w:eastAsia="宋体" w:cstheme="majorBidi"/>
      <w:kern w:val="2"/>
      <w:sz w:val="21"/>
      <w:szCs w:val="20"/>
      <w:lang w:val="en-US" w:eastAsia="zh-CN" w:bidi="ar-SA"/>
    </w:rPr>
  </w:style>
  <w:style w:type="paragraph" w:styleId="8">
    <w:name w:val="annotation text"/>
    <w:basedOn w:val="1"/>
    <w:link w:val="42"/>
    <w:semiHidden/>
    <w:qFormat/>
    <w:uiPriority w:val="0"/>
    <w:pPr>
      <w:jc w:val="left"/>
    </w:pPr>
  </w:style>
  <w:style w:type="paragraph" w:styleId="9">
    <w:name w:val="toc 5"/>
    <w:basedOn w:val="1"/>
    <w:next w:val="1"/>
    <w:autoRedefine/>
    <w:unhideWhenUsed/>
    <w:qFormat/>
    <w:uiPriority w:val="39"/>
    <w:pPr>
      <w:ind w:left="1680" w:leftChars="800"/>
    </w:pPr>
  </w:style>
  <w:style w:type="paragraph" w:styleId="10">
    <w:name w:val="toc 3"/>
    <w:basedOn w:val="11"/>
    <w:next w:val="1"/>
    <w:link w:val="78"/>
    <w:autoRedefine/>
    <w:unhideWhenUsed/>
    <w:qFormat/>
    <w:uiPriority w:val="39"/>
    <w:pPr>
      <w:tabs>
        <w:tab w:val="right" w:leader="middleDot" w:pos="8494"/>
      </w:tabs>
      <w:ind w:left="1464" w:leftChars="360" w:hanging="600" w:hangingChars="250"/>
    </w:pPr>
  </w:style>
  <w:style w:type="paragraph" w:styleId="11">
    <w:name w:val="toc 2"/>
    <w:next w:val="1"/>
    <w:link w:val="77"/>
    <w:autoRedefine/>
    <w:unhideWhenUsed/>
    <w:qFormat/>
    <w:uiPriority w:val="39"/>
    <w:pPr>
      <w:keepLines/>
      <w:tabs>
        <w:tab w:val="right" w:leader="middleDot" w:pos="8494"/>
      </w:tabs>
      <w:spacing w:line="400" w:lineRule="exact"/>
      <w:ind w:left="350" w:leftChars="170" w:hanging="180" w:hangingChars="180"/>
    </w:pPr>
    <w:rPr>
      <w:rFonts w:ascii="Times New Roman" w:hAnsi="Times New Roman" w:eastAsia="宋体" w:cstheme="minorBidi"/>
      <w:kern w:val="2"/>
      <w:sz w:val="24"/>
      <w:szCs w:val="24"/>
      <w:lang w:val="en-US" w:eastAsia="zh-CN" w:bidi="ar-SA"/>
    </w:rPr>
  </w:style>
  <w:style w:type="paragraph" w:styleId="12">
    <w:name w:val="toc 8"/>
    <w:basedOn w:val="1"/>
    <w:next w:val="1"/>
    <w:autoRedefine/>
    <w:semiHidden/>
    <w:unhideWhenUsed/>
    <w:qFormat/>
    <w:uiPriority w:val="39"/>
    <w:pPr>
      <w:ind w:left="2940" w:leftChars="1400"/>
    </w:pPr>
  </w:style>
  <w:style w:type="paragraph" w:styleId="13">
    <w:name w:val="endnote text"/>
    <w:basedOn w:val="1"/>
    <w:link w:val="72"/>
    <w:semiHidden/>
    <w:unhideWhenUsed/>
    <w:uiPriority w:val="99"/>
    <w:pPr>
      <w:snapToGrid w:val="0"/>
      <w:jc w:val="left"/>
    </w:pPr>
  </w:style>
  <w:style w:type="paragraph" w:styleId="14">
    <w:name w:val="Balloon Text"/>
    <w:basedOn w:val="1"/>
    <w:link w:val="43"/>
    <w:semiHidden/>
    <w:qFormat/>
    <w:uiPriority w:val="0"/>
    <w:rPr>
      <w:sz w:val="18"/>
      <w:szCs w:val="18"/>
    </w:rPr>
  </w:style>
  <w:style w:type="paragraph" w:styleId="15">
    <w:name w:val="footer"/>
    <w:link w:val="41"/>
    <w:qFormat/>
    <w:uiPriority w:val="99"/>
    <w:pPr>
      <w:snapToGrid w:val="0"/>
      <w:jc w:val="center"/>
    </w:pPr>
    <w:rPr>
      <w:rFonts w:ascii="Times New Roman" w:hAnsi="Times New Roman" w:eastAsia="宋体" w:cstheme="minorBidi"/>
      <w:kern w:val="2"/>
      <w:sz w:val="18"/>
      <w:szCs w:val="24"/>
      <w:lang w:val="en-US" w:eastAsia="zh-CN" w:bidi="ar-SA"/>
    </w:rPr>
  </w:style>
  <w:style w:type="paragraph" w:styleId="16">
    <w:name w:val="header"/>
    <w:link w:val="40"/>
    <w:qFormat/>
    <w:uiPriority w:val="0"/>
    <w:pPr>
      <w:pBdr>
        <w:bottom w:val="single" w:color="auto" w:sz="6" w:space="1"/>
      </w:pBdr>
      <w:snapToGrid w:val="0"/>
      <w:jc w:val="center"/>
    </w:pPr>
    <w:rPr>
      <w:rFonts w:ascii="Times New Roman" w:hAnsi="Times New Roman" w:eastAsia="宋体" w:cstheme="minorBidi"/>
      <w:kern w:val="2"/>
      <w:sz w:val="21"/>
      <w:szCs w:val="18"/>
      <w:lang w:val="en-US" w:eastAsia="zh-CN" w:bidi="ar-SA"/>
    </w:rPr>
  </w:style>
  <w:style w:type="paragraph" w:styleId="17">
    <w:name w:val="toc 1"/>
    <w:next w:val="1"/>
    <w:link w:val="74"/>
    <w:autoRedefine/>
    <w:unhideWhenUsed/>
    <w:qFormat/>
    <w:uiPriority w:val="39"/>
    <w:pPr>
      <w:keepLines/>
      <w:tabs>
        <w:tab w:val="right" w:leader="middleDot" w:pos="8494"/>
      </w:tabs>
      <w:kinsoku w:val="0"/>
      <w:overflowPunct w:val="0"/>
      <w:autoSpaceDE w:val="0"/>
      <w:autoSpaceDN w:val="0"/>
      <w:adjustRightInd w:val="0"/>
      <w:spacing w:line="400" w:lineRule="exact"/>
      <w:ind w:left="350" w:hanging="350" w:hangingChars="350"/>
      <w:jc w:val="both"/>
    </w:pPr>
    <w:rPr>
      <w:rFonts w:ascii="Times New Roman" w:hAnsi="Times New Roman" w:eastAsia="黑体" w:cstheme="minorBidi"/>
      <w:kern w:val="2"/>
      <w:sz w:val="24"/>
      <w:szCs w:val="24"/>
      <w:lang w:val="en-US" w:eastAsia="zh-CN" w:bidi="ar-SA"/>
    </w:rPr>
  </w:style>
  <w:style w:type="paragraph" w:styleId="18">
    <w:name w:val="toc 4"/>
    <w:basedOn w:val="11"/>
    <w:next w:val="1"/>
    <w:link w:val="79"/>
    <w:autoRedefine/>
    <w:unhideWhenUsed/>
    <w:qFormat/>
    <w:uiPriority w:val="39"/>
    <w:pPr>
      <w:ind w:left="930" w:leftChars="610" w:hanging="320" w:hangingChars="320"/>
    </w:pPr>
  </w:style>
  <w:style w:type="paragraph" w:styleId="19">
    <w:name w:val="footnote text"/>
    <w:basedOn w:val="1"/>
    <w:link w:val="62"/>
    <w:semiHidden/>
    <w:unhideWhenUsed/>
    <w:qFormat/>
    <w:uiPriority w:val="0"/>
    <w:pPr>
      <w:snapToGrid w:val="0"/>
      <w:jc w:val="left"/>
    </w:pPr>
    <w:rPr>
      <w:sz w:val="18"/>
      <w:szCs w:val="18"/>
    </w:rPr>
  </w:style>
  <w:style w:type="paragraph" w:styleId="20">
    <w:name w:val="table of figures"/>
    <w:basedOn w:val="11"/>
    <w:next w:val="1"/>
    <w:link w:val="80"/>
    <w:unhideWhenUsed/>
    <w:qFormat/>
    <w:uiPriority w:val="99"/>
    <w:pPr>
      <w:ind w:left="310" w:leftChars="0" w:hanging="310" w:hangingChars="310"/>
      <w:jc w:val="both"/>
    </w:pPr>
  </w:style>
  <w:style w:type="paragraph" w:styleId="21">
    <w:name w:val="toc 9"/>
    <w:basedOn w:val="1"/>
    <w:next w:val="1"/>
    <w:autoRedefine/>
    <w:semiHidden/>
    <w:unhideWhenUsed/>
    <w:qFormat/>
    <w:uiPriority w:val="39"/>
    <w:pPr>
      <w:ind w:left="3360" w:leftChars="1600"/>
    </w:pPr>
  </w:style>
  <w:style w:type="paragraph" w:styleId="2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3">
    <w:name w:val="Normal (Web)"/>
    <w:basedOn w:val="1"/>
    <w:unhideWhenUsed/>
    <w:qFormat/>
    <w:uiPriority w:val="99"/>
    <w:pPr>
      <w:spacing w:before="100" w:beforeAutospacing="1" w:after="100" w:afterAutospacing="1"/>
      <w:jc w:val="left"/>
    </w:pPr>
    <w:rPr>
      <w:rFonts w:ascii="宋体" w:hAnsi="宋体" w:cs="宋体"/>
      <w:kern w:val="0"/>
    </w:rPr>
  </w:style>
  <w:style w:type="paragraph" w:styleId="24">
    <w:name w:val="annotation subject"/>
    <w:basedOn w:val="8"/>
    <w:next w:val="8"/>
    <w:link w:val="44"/>
    <w:semiHidden/>
    <w:uiPriority w:val="0"/>
    <w:rPr>
      <w:rFonts w:ascii="Calibri" w:hAnsi="Calibri"/>
      <w:b/>
      <w:bCs/>
      <w:szCs w:val="22"/>
    </w:rPr>
  </w:style>
  <w:style w:type="table" w:styleId="26">
    <w:name w:val="Table Grid"/>
    <w:basedOn w:val="25"/>
    <w:qFormat/>
    <w:uiPriority w:val="59"/>
    <w:rPr>
      <w:rFonts w:ascii="Calibri" w:hAnsi="Calibri"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endnote reference"/>
    <w:basedOn w:val="27"/>
    <w:semiHidden/>
    <w:unhideWhenUsed/>
    <w:qFormat/>
    <w:uiPriority w:val="99"/>
    <w:rPr>
      <w:vertAlign w:val="superscript"/>
    </w:rPr>
  </w:style>
  <w:style w:type="character" w:styleId="30">
    <w:name w:val="FollowedHyperlink"/>
    <w:basedOn w:val="27"/>
    <w:semiHidden/>
    <w:unhideWhenUsed/>
    <w:qFormat/>
    <w:uiPriority w:val="99"/>
    <w:rPr>
      <w:color w:val="954F72" w:themeColor="followedHyperlink"/>
      <w:u w:val="single"/>
      <w14:textFill>
        <w14:solidFill>
          <w14:schemeClr w14:val="folHlink"/>
        </w14:solidFill>
      </w14:textFill>
    </w:rPr>
  </w:style>
  <w:style w:type="character" w:styleId="31">
    <w:name w:val="Emphasis"/>
    <w:basedOn w:val="27"/>
    <w:qFormat/>
    <w:uiPriority w:val="20"/>
    <w:rPr>
      <w:i/>
    </w:rPr>
  </w:style>
  <w:style w:type="character" w:styleId="32">
    <w:name w:val="Hyperlink"/>
    <w:basedOn w:val="27"/>
    <w:unhideWhenUsed/>
    <w:qFormat/>
    <w:uiPriority w:val="99"/>
    <w:rPr>
      <w:color w:val="0563C1" w:themeColor="hyperlink"/>
      <w:u w:val="single"/>
      <w14:textFill>
        <w14:solidFill>
          <w14:schemeClr w14:val="hlink"/>
        </w14:solidFill>
      </w14:textFill>
    </w:rPr>
  </w:style>
  <w:style w:type="character" w:styleId="33">
    <w:name w:val="HTML Code"/>
    <w:basedOn w:val="27"/>
    <w:qFormat/>
    <w:uiPriority w:val="0"/>
    <w:rPr>
      <w:rFonts w:ascii="Courier New" w:hAnsi="Courier New"/>
      <w:sz w:val="20"/>
    </w:rPr>
  </w:style>
  <w:style w:type="character" w:styleId="34">
    <w:name w:val="annotation reference"/>
    <w:semiHidden/>
    <w:qFormat/>
    <w:uiPriority w:val="0"/>
    <w:rPr>
      <w:sz w:val="21"/>
      <w:szCs w:val="21"/>
    </w:rPr>
  </w:style>
  <w:style w:type="character" w:styleId="35">
    <w:name w:val="footnote reference"/>
    <w:basedOn w:val="27"/>
    <w:semiHidden/>
    <w:unhideWhenUsed/>
    <w:qFormat/>
    <w:uiPriority w:val="0"/>
    <w:rPr>
      <w:vertAlign w:val="superscript"/>
    </w:rPr>
  </w:style>
  <w:style w:type="character" w:customStyle="1" w:styleId="36">
    <w:name w:val="标题 1 字符"/>
    <w:basedOn w:val="27"/>
    <w:link w:val="2"/>
    <w:qFormat/>
    <w:uiPriority w:val="9"/>
    <w:rPr>
      <w:rFonts w:ascii="Times New Roman" w:hAnsi="Times New Roman" w:eastAsia="黑体"/>
      <w:bCs/>
      <w:kern w:val="44"/>
      <w:sz w:val="30"/>
      <w:szCs w:val="44"/>
    </w:rPr>
  </w:style>
  <w:style w:type="character" w:customStyle="1" w:styleId="37">
    <w:name w:val="标题 2 字符"/>
    <w:basedOn w:val="27"/>
    <w:link w:val="3"/>
    <w:qFormat/>
    <w:uiPriority w:val="9"/>
    <w:rPr>
      <w:rFonts w:ascii="Times New Roman" w:hAnsi="Times New Roman" w:eastAsia="黑体"/>
      <w:bCs/>
      <w:sz w:val="28"/>
      <w:szCs w:val="44"/>
    </w:rPr>
  </w:style>
  <w:style w:type="character" w:customStyle="1" w:styleId="38">
    <w:name w:val="标题 3 字符"/>
    <w:basedOn w:val="27"/>
    <w:link w:val="4"/>
    <w:qFormat/>
    <w:uiPriority w:val="9"/>
    <w:rPr>
      <w:rFonts w:ascii="Times New Roman" w:hAnsi="Times New Roman" w:eastAsia="黑体"/>
      <w:bCs/>
      <w:sz w:val="28"/>
      <w:szCs w:val="32"/>
    </w:rPr>
  </w:style>
  <w:style w:type="character" w:customStyle="1" w:styleId="39">
    <w:name w:val="标题 4 字符"/>
    <w:basedOn w:val="27"/>
    <w:link w:val="5"/>
    <w:qFormat/>
    <w:uiPriority w:val="9"/>
    <w:rPr>
      <w:rFonts w:ascii="Times New Roman" w:hAnsi="Times New Roman" w:eastAsia="宋体" w:cstheme="majorBidi"/>
      <w:b/>
      <w:bCs/>
      <w:sz w:val="24"/>
      <w:szCs w:val="28"/>
    </w:rPr>
  </w:style>
  <w:style w:type="character" w:customStyle="1" w:styleId="40">
    <w:name w:val="页眉 字符"/>
    <w:basedOn w:val="27"/>
    <w:link w:val="16"/>
    <w:qFormat/>
    <w:uiPriority w:val="0"/>
    <w:rPr>
      <w:sz w:val="21"/>
      <w:szCs w:val="18"/>
    </w:rPr>
  </w:style>
  <w:style w:type="character" w:customStyle="1" w:styleId="41">
    <w:name w:val="页脚 字符"/>
    <w:basedOn w:val="27"/>
    <w:link w:val="15"/>
    <w:qFormat/>
    <w:uiPriority w:val="99"/>
    <w:rPr>
      <w:rFonts w:ascii="Times New Roman" w:hAnsi="Times New Roman" w:eastAsia="宋体"/>
      <w:sz w:val="18"/>
    </w:rPr>
  </w:style>
  <w:style w:type="character" w:customStyle="1" w:styleId="42">
    <w:name w:val="批注文字 字符"/>
    <w:basedOn w:val="27"/>
    <w:link w:val="8"/>
    <w:semiHidden/>
    <w:qFormat/>
    <w:uiPriority w:val="0"/>
    <w:rPr>
      <w:rFonts w:ascii="Times New Roman" w:hAnsi="Times New Roman" w:eastAsia="宋体" w:cs="Times New Roman"/>
      <w:sz w:val="24"/>
      <w:szCs w:val="24"/>
    </w:rPr>
  </w:style>
  <w:style w:type="character" w:customStyle="1" w:styleId="43">
    <w:name w:val="批注框文本 字符"/>
    <w:basedOn w:val="27"/>
    <w:link w:val="14"/>
    <w:semiHidden/>
    <w:qFormat/>
    <w:uiPriority w:val="0"/>
    <w:rPr>
      <w:rFonts w:ascii="Times New Roman" w:hAnsi="Times New Roman" w:eastAsia="宋体" w:cs="Times New Roman"/>
      <w:sz w:val="18"/>
      <w:szCs w:val="18"/>
    </w:rPr>
  </w:style>
  <w:style w:type="character" w:customStyle="1" w:styleId="44">
    <w:name w:val="批注主题 字符"/>
    <w:basedOn w:val="42"/>
    <w:link w:val="24"/>
    <w:semiHidden/>
    <w:qFormat/>
    <w:uiPriority w:val="0"/>
    <w:rPr>
      <w:rFonts w:ascii="Calibri" w:hAnsi="Calibri" w:eastAsia="宋体" w:cs="Times New Roman"/>
      <w:b/>
      <w:bCs/>
      <w:sz w:val="24"/>
      <w:szCs w:val="24"/>
    </w:rPr>
  </w:style>
  <w:style w:type="paragraph" w:customStyle="1" w:styleId="45">
    <w:name w:val="Char Char Char"/>
    <w:semiHidden/>
    <w:qFormat/>
    <w:uiPriority w:val="0"/>
    <w:pPr>
      <w:keepNext/>
      <w:tabs>
        <w:tab w:val="left" w:pos="1494"/>
      </w:tabs>
      <w:autoSpaceDE w:val="0"/>
      <w:autoSpaceDN w:val="0"/>
      <w:adjustRightInd w:val="0"/>
      <w:spacing w:before="60" w:after="60"/>
      <w:ind w:left="1494" w:hanging="360"/>
      <w:jc w:val="both"/>
    </w:pPr>
    <w:rPr>
      <w:rFonts w:ascii="Arial" w:hAnsi="Arial" w:eastAsia="宋体" w:cs="Arial"/>
      <w:color w:val="0000FF"/>
      <w:kern w:val="2"/>
      <w:sz w:val="20"/>
      <w:szCs w:val="20"/>
      <w:lang w:val="en-US" w:eastAsia="zh-CN" w:bidi="ar-SA"/>
    </w:rPr>
  </w:style>
  <w:style w:type="table" w:customStyle="1" w:styleId="46">
    <w:name w:val="三线表"/>
    <w:basedOn w:val="25"/>
    <w:qFormat/>
    <w:uiPriority w:val="99"/>
    <w:pPr>
      <w:jc w:val="center"/>
    </w:pPr>
    <w:rPr>
      <w:rFonts w:cs="Times New Roman"/>
      <w:kern w:val="0"/>
      <w:sz w:val="21"/>
      <w:szCs w:val="20"/>
    </w:rPr>
    <w:tblPr>
      <w:jc w:val="center"/>
      <w:tblBorders>
        <w:top w:val="single" w:color="auto" w:sz="12" w:space="0"/>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47">
    <w:name w:val="表格"/>
    <w:next w:val="1"/>
    <w:link w:val="48"/>
    <w:qFormat/>
    <w:uiPriority w:val="0"/>
    <w:pPr>
      <w:topLinePunct/>
      <w:adjustRightInd w:val="0"/>
      <w:jc w:val="center"/>
    </w:pPr>
    <w:rPr>
      <w:rFonts w:ascii="Times New Roman" w:hAnsi="Times New Roman" w:eastAsia="宋体" w:cstheme="minorBidi"/>
      <w:kern w:val="2"/>
      <w:sz w:val="21"/>
      <w:szCs w:val="24"/>
      <w:lang w:val="en-US" w:eastAsia="zh-CN" w:bidi="ar-SA"/>
    </w:rPr>
  </w:style>
  <w:style w:type="character" w:customStyle="1" w:styleId="48">
    <w:name w:val="表格 字符"/>
    <w:basedOn w:val="27"/>
    <w:link w:val="47"/>
    <w:qFormat/>
    <w:uiPriority w:val="0"/>
    <w:rPr>
      <w:sz w:val="21"/>
    </w:rPr>
  </w:style>
  <w:style w:type="paragraph" w:customStyle="1" w:styleId="49">
    <w:name w:val="表题"/>
    <w:link w:val="50"/>
    <w:qFormat/>
    <w:uiPriority w:val="0"/>
    <w:pPr>
      <w:keepNext/>
      <w:keepLines/>
      <w:topLinePunct/>
      <w:adjustRightInd w:val="0"/>
      <w:snapToGrid w:val="0"/>
      <w:spacing w:before="240" w:after="120" w:line="400" w:lineRule="exact"/>
      <w:jc w:val="center"/>
    </w:pPr>
    <w:rPr>
      <w:rFonts w:ascii="Times New Roman" w:hAnsi="Times New Roman" w:eastAsia="宋体" w:cstheme="minorBidi"/>
      <w:kern w:val="2"/>
      <w:sz w:val="21"/>
      <w:szCs w:val="24"/>
      <w:lang w:val="en-US" w:eastAsia="zh-CN" w:bidi="ar-SA"/>
    </w:rPr>
  </w:style>
  <w:style w:type="character" w:customStyle="1" w:styleId="50">
    <w:name w:val="表题 字符"/>
    <w:basedOn w:val="27"/>
    <w:link w:val="49"/>
    <w:qFormat/>
    <w:uiPriority w:val="0"/>
    <w:rPr>
      <w:sz w:val="21"/>
    </w:rPr>
  </w:style>
  <w:style w:type="paragraph" w:customStyle="1" w:styleId="51">
    <w:name w:val="多行图题"/>
    <w:basedOn w:val="52"/>
    <w:next w:val="1"/>
    <w:link w:val="54"/>
    <w:qFormat/>
    <w:uiPriority w:val="0"/>
    <w:pPr>
      <w:ind w:left="400" w:leftChars="400" w:right="400" w:rightChars="400"/>
      <w:jc w:val="both"/>
    </w:pPr>
  </w:style>
  <w:style w:type="paragraph" w:customStyle="1" w:styleId="52">
    <w:name w:val="图题"/>
    <w:next w:val="1"/>
    <w:link w:val="53"/>
    <w:qFormat/>
    <w:uiPriority w:val="0"/>
    <w:pPr>
      <w:keepLines/>
      <w:spacing w:before="120" w:after="240" w:line="400" w:lineRule="exact"/>
      <w:jc w:val="center"/>
    </w:pPr>
    <w:rPr>
      <w:rFonts w:ascii="Times New Roman" w:hAnsi="Times New Roman" w:eastAsia="宋体" w:cstheme="minorBidi"/>
      <w:kern w:val="2"/>
      <w:sz w:val="21"/>
      <w:szCs w:val="24"/>
      <w:lang w:val="en-US" w:eastAsia="zh-CN" w:bidi="ar-SA"/>
    </w:rPr>
  </w:style>
  <w:style w:type="character" w:customStyle="1" w:styleId="53">
    <w:name w:val="图题 字符"/>
    <w:basedOn w:val="27"/>
    <w:link w:val="52"/>
    <w:qFormat/>
    <w:uiPriority w:val="0"/>
    <w:rPr>
      <w:sz w:val="21"/>
    </w:rPr>
  </w:style>
  <w:style w:type="character" w:customStyle="1" w:styleId="54">
    <w:name w:val="多行图题 字符"/>
    <w:basedOn w:val="50"/>
    <w:link w:val="51"/>
    <w:qFormat/>
    <w:uiPriority w:val="0"/>
    <w:rPr>
      <w:rFonts w:ascii="Times New Roman" w:hAnsi="Times New Roman" w:eastAsia="宋体"/>
      <w:sz w:val="21"/>
    </w:rPr>
  </w:style>
  <w:style w:type="paragraph" w:customStyle="1" w:styleId="55">
    <w:name w:val="图片"/>
    <w:next w:val="52"/>
    <w:link w:val="56"/>
    <w:qFormat/>
    <w:uiPriority w:val="0"/>
    <w:pPr>
      <w:keepNext/>
      <w:adjustRightInd w:val="0"/>
      <w:spacing w:before="120" w:line="400" w:lineRule="atLeast"/>
      <w:jc w:val="center"/>
    </w:pPr>
    <w:rPr>
      <w:rFonts w:ascii="Times New Roman" w:hAnsi="Times New Roman" w:eastAsia="宋体" w:cstheme="minorBidi"/>
      <w:kern w:val="2"/>
      <w:sz w:val="21"/>
      <w:szCs w:val="24"/>
      <w:lang w:val="en-US" w:eastAsia="zh-CN" w:bidi="ar-SA"/>
    </w:rPr>
  </w:style>
  <w:style w:type="character" w:customStyle="1" w:styleId="56">
    <w:name w:val="图片 字符"/>
    <w:basedOn w:val="27"/>
    <w:link w:val="55"/>
    <w:qFormat/>
    <w:uiPriority w:val="0"/>
    <w:rPr>
      <w:sz w:val="21"/>
    </w:rPr>
  </w:style>
  <w:style w:type="paragraph" w:customStyle="1" w:styleId="57">
    <w:name w:val="Revision"/>
    <w:hidden/>
    <w:semiHidden/>
    <w:qFormat/>
    <w:uiPriority w:val="99"/>
    <w:rPr>
      <w:rFonts w:ascii="Times New Roman" w:hAnsi="Times New Roman" w:eastAsia="宋体" w:cs="Times New Roman"/>
      <w:kern w:val="2"/>
      <w:sz w:val="24"/>
      <w:szCs w:val="24"/>
      <w:lang w:val="en-US" w:eastAsia="zh-CN" w:bidi="ar-SA"/>
    </w:rPr>
  </w:style>
  <w:style w:type="character" w:customStyle="1" w:styleId="58">
    <w:name w:val="题注 字符"/>
    <w:basedOn w:val="27"/>
    <w:link w:val="7"/>
    <w:qFormat/>
    <w:uiPriority w:val="35"/>
    <w:rPr>
      <w:rFonts w:cstheme="majorBidi"/>
      <w:sz w:val="21"/>
      <w:szCs w:val="20"/>
    </w:rPr>
  </w:style>
  <w:style w:type="paragraph" w:customStyle="1" w:styleId="59">
    <w:name w:val="公式"/>
    <w:link w:val="60"/>
    <w:qFormat/>
    <w:uiPriority w:val="0"/>
    <w:pPr>
      <w:tabs>
        <w:tab w:val="center" w:pos="4320"/>
        <w:tab w:val="right" w:pos="8640"/>
      </w:tabs>
      <w:topLinePunct/>
      <w:adjustRightInd w:val="0"/>
      <w:spacing w:before="120" w:after="120" w:line="400" w:lineRule="atLeast"/>
    </w:pPr>
    <w:rPr>
      <w:rFonts w:ascii="Times New Roman" w:hAnsi="Times New Roman" w:eastAsia="宋体" w:cstheme="minorBidi"/>
      <w:kern w:val="2"/>
      <w:sz w:val="24"/>
      <w:szCs w:val="24"/>
      <w:lang w:val="en-US" w:eastAsia="zh-CN" w:bidi="ar-SA"/>
    </w:rPr>
  </w:style>
  <w:style w:type="character" w:customStyle="1" w:styleId="60">
    <w:name w:val="公式 字符"/>
    <w:basedOn w:val="27"/>
    <w:link w:val="59"/>
    <w:qFormat/>
    <w:uiPriority w:val="0"/>
    <w:rPr>
      <w:rFonts w:ascii="Times New Roman" w:hAnsi="Times New Roman" w:eastAsia="宋体"/>
      <w:sz w:val="24"/>
      <w:szCs w:val="24"/>
    </w:rPr>
  </w:style>
  <w:style w:type="paragraph" w:styleId="61">
    <w:name w:val="No Spacing"/>
    <w:qFormat/>
    <w:uiPriority w:val="1"/>
    <w:pPr>
      <w:topLinePunct/>
      <w:jc w:val="both"/>
    </w:pPr>
    <w:rPr>
      <w:rFonts w:ascii="Times New Roman" w:hAnsi="Times New Roman" w:eastAsia="宋体" w:cstheme="minorBidi"/>
      <w:kern w:val="2"/>
      <w:sz w:val="24"/>
      <w:szCs w:val="24"/>
      <w:lang w:val="en-US" w:eastAsia="zh-CN" w:bidi="ar-SA"/>
    </w:rPr>
  </w:style>
  <w:style w:type="character" w:customStyle="1" w:styleId="62">
    <w:name w:val="脚注文本 字符"/>
    <w:basedOn w:val="27"/>
    <w:link w:val="19"/>
    <w:semiHidden/>
    <w:qFormat/>
    <w:uiPriority w:val="0"/>
    <w:rPr>
      <w:rFonts w:ascii="Times New Roman" w:hAnsi="Times New Roman" w:eastAsia="宋体"/>
      <w:sz w:val="18"/>
      <w:szCs w:val="18"/>
    </w:rPr>
  </w:style>
  <w:style w:type="paragraph" w:customStyle="1" w:styleId="63">
    <w:name w:val="脚注"/>
    <w:link w:val="64"/>
    <w:qFormat/>
    <w:uiPriority w:val="0"/>
    <w:pPr>
      <w:keepLines/>
      <w:ind w:left="150" w:hanging="150" w:hangingChars="150"/>
      <w:jc w:val="both"/>
    </w:pPr>
    <w:rPr>
      <w:rFonts w:ascii="Times New Roman" w:hAnsi="Times New Roman" w:eastAsia="宋体" w:cstheme="minorBidi"/>
      <w:kern w:val="2"/>
      <w:sz w:val="18"/>
      <w:szCs w:val="24"/>
      <w:lang w:val="en-US" w:eastAsia="zh-CN" w:bidi="ar-SA"/>
    </w:rPr>
  </w:style>
  <w:style w:type="character" w:customStyle="1" w:styleId="64">
    <w:name w:val="脚注 字符"/>
    <w:basedOn w:val="27"/>
    <w:link w:val="63"/>
    <w:qFormat/>
    <w:uiPriority w:val="0"/>
    <w:rPr>
      <w:rFonts w:ascii="Times New Roman" w:hAnsi="Times New Roman" w:eastAsia="宋体"/>
      <w:sz w:val="18"/>
    </w:rPr>
  </w:style>
  <w:style w:type="paragraph" w:customStyle="1" w:styleId="65">
    <w:name w:val="多行表题"/>
    <w:basedOn w:val="49"/>
    <w:next w:val="47"/>
    <w:link w:val="66"/>
    <w:qFormat/>
    <w:uiPriority w:val="0"/>
    <w:pPr>
      <w:ind w:left="400" w:leftChars="400" w:right="400" w:rightChars="400"/>
      <w:jc w:val="both"/>
    </w:pPr>
  </w:style>
  <w:style w:type="character" w:customStyle="1" w:styleId="66">
    <w:name w:val="多行表题 字符"/>
    <w:basedOn w:val="54"/>
    <w:link w:val="65"/>
    <w:qFormat/>
    <w:uiPriority w:val="0"/>
    <w:rPr>
      <w:rFonts w:ascii="Times New Roman" w:hAnsi="Times New Roman" w:eastAsia="宋体"/>
      <w:sz w:val="21"/>
    </w:rPr>
  </w:style>
  <w:style w:type="character" w:styleId="67">
    <w:name w:val="Placeholder Text"/>
    <w:basedOn w:val="27"/>
    <w:semiHidden/>
    <w:qFormat/>
    <w:uiPriority w:val="99"/>
    <w:rPr>
      <w:color w:val="808080"/>
    </w:rPr>
  </w:style>
  <w:style w:type="paragraph" w:customStyle="1" w:styleId="68">
    <w:name w:val="参考文献"/>
    <w:link w:val="69"/>
    <w:qFormat/>
    <w:uiPriority w:val="0"/>
    <w:pPr>
      <w:keepLines/>
      <w:numPr>
        <w:ilvl w:val="0"/>
        <w:numId w:val="2"/>
      </w:numPr>
      <w:topLinePunct/>
      <w:adjustRightInd w:val="0"/>
      <w:spacing w:line="400" w:lineRule="atLeast"/>
      <w:ind w:left="250" w:hanging="250" w:hangingChars="250"/>
      <w:jc w:val="both"/>
    </w:pPr>
    <w:rPr>
      <w:rFonts w:ascii="Times New Roman" w:hAnsi="Times New Roman" w:eastAsia="宋体" w:cstheme="minorBidi"/>
      <w:kern w:val="2"/>
      <w:sz w:val="21"/>
      <w:szCs w:val="24"/>
      <w:lang w:val="en-US" w:eastAsia="zh-CN" w:bidi="ar-SA"/>
    </w:rPr>
  </w:style>
  <w:style w:type="character" w:customStyle="1" w:styleId="69">
    <w:name w:val="参考文献 字符"/>
    <w:basedOn w:val="27"/>
    <w:link w:val="68"/>
    <w:qFormat/>
    <w:uiPriority w:val="0"/>
    <w:rPr>
      <w:sz w:val="21"/>
    </w:rPr>
  </w:style>
  <w:style w:type="paragraph" w:customStyle="1" w:styleId="70">
    <w:name w:val="研究成果"/>
    <w:basedOn w:val="68"/>
    <w:link w:val="71"/>
    <w:qFormat/>
    <w:uiPriority w:val="0"/>
    <w:pPr>
      <w:numPr>
        <w:numId w:val="3"/>
      </w:numPr>
      <w:ind w:left="525" w:hanging="525"/>
    </w:pPr>
  </w:style>
  <w:style w:type="character" w:customStyle="1" w:styleId="71">
    <w:name w:val="研究成果 字符"/>
    <w:basedOn w:val="27"/>
    <w:link w:val="70"/>
    <w:qFormat/>
    <w:uiPriority w:val="0"/>
    <w:rPr>
      <w:sz w:val="21"/>
    </w:rPr>
  </w:style>
  <w:style w:type="character" w:customStyle="1" w:styleId="72">
    <w:name w:val="尾注文本 字符"/>
    <w:basedOn w:val="27"/>
    <w:link w:val="13"/>
    <w:semiHidden/>
    <w:qFormat/>
    <w:uiPriority w:val="99"/>
    <w:rPr>
      <w:rFonts w:ascii="Times New Roman" w:hAnsi="Times New Roman" w:eastAsia="宋体"/>
      <w:sz w:val="24"/>
    </w:rPr>
  </w:style>
  <w:style w:type="character" w:customStyle="1" w:styleId="73">
    <w:name w:val="Unresolved Mention"/>
    <w:basedOn w:val="27"/>
    <w:semiHidden/>
    <w:unhideWhenUsed/>
    <w:qFormat/>
    <w:uiPriority w:val="99"/>
    <w:rPr>
      <w:color w:val="605E5C"/>
      <w:shd w:val="clear" w:color="auto" w:fill="E1DFDD"/>
    </w:rPr>
  </w:style>
  <w:style w:type="character" w:customStyle="1" w:styleId="74">
    <w:name w:val="TOC 1 字符"/>
    <w:basedOn w:val="27"/>
    <w:link w:val="17"/>
    <w:qFormat/>
    <w:uiPriority w:val="39"/>
    <w:rPr>
      <w:rFonts w:ascii="Times New Roman" w:hAnsi="Times New Roman" w:eastAsia="黑体"/>
      <w:sz w:val="24"/>
    </w:rPr>
  </w:style>
  <w:style w:type="paragraph" w:customStyle="1" w:styleId="75">
    <w:name w:val="分图序号"/>
    <w:link w:val="76"/>
    <w:qFormat/>
    <w:uiPriority w:val="0"/>
    <w:pPr>
      <w:widowControl w:val="0"/>
      <w:tabs>
        <w:tab w:val="center" w:pos="2410"/>
        <w:tab w:val="center" w:pos="4395"/>
        <w:tab w:val="center" w:pos="6237"/>
      </w:tabs>
    </w:pPr>
    <w:rPr>
      <w:rFonts w:ascii="Times New Roman" w:hAnsi="Times New Roman" w:eastAsia="宋体" w:cstheme="minorBidi"/>
      <w:kern w:val="2"/>
      <w:sz w:val="24"/>
      <w:szCs w:val="24"/>
      <w:lang w:val="en-US" w:eastAsia="zh-CN" w:bidi="ar-SA"/>
    </w:rPr>
  </w:style>
  <w:style w:type="character" w:customStyle="1" w:styleId="76">
    <w:name w:val="分图序号 字符"/>
    <w:basedOn w:val="27"/>
    <w:link w:val="75"/>
    <w:qFormat/>
    <w:uiPriority w:val="0"/>
    <w:rPr>
      <w:rFonts w:ascii="Times New Roman" w:hAnsi="Times New Roman" w:eastAsia="宋体"/>
      <w:sz w:val="24"/>
    </w:rPr>
  </w:style>
  <w:style w:type="character" w:customStyle="1" w:styleId="77">
    <w:name w:val="TOC 2 字符"/>
    <w:basedOn w:val="27"/>
    <w:link w:val="11"/>
    <w:qFormat/>
    <w:uiPriority w:val="39"/>
    <w:rPr>
      <w:rFonts w:ascii="Times New Roman" w:hAnsi="Times New Roman" w:eastAsia="宋体"/>
      <w:sz w:val="24"/>
    </w:rPr>
  </w:style>
  <w:style w:type="character" w:customStyle="1" w:styleId="78">
    <w:name w:val="TOC 3 字符"/>
    <w:basedOn w:val="77"/>
    <w:link w:val="10"/>
    <w:qFormat/>
    <w:uiPriority w:val="39"/>
    <w:rPr>
      <w:rFonts w:ascii="Times New Roman" w:hAnsi="Times New Roman" w:eastAsia="宋体"/>
      <w:sz w:val="24"/>
    </w:rPr>
  </w:style>
  <w:style w:type="character" w:customStyle="1" w:styleId="79">
    <w:name w:val="TOC 4 字符"/>
    <w:basedOn w:val="77"/>
    <w:link w:val="18"/>
    <w:qFormat/>
    <w:uiPriority w:val="39"/>
    <w:rPr>
      <w:rFonts w:ascii="Times New Roman" w:hAnsi="Times New Roman" w:eastAsia="宋体"/>
      <w:sz w:val="24"/>
    </w:rPr>
  </w:style>
  <w:style w:type="character" w:customStyle="1" w:styleId="80">
    <w:name w:val="图表目录 字符"/>
    <w:basedOn w:val="77"/>
    <w:link w:val="20"/>
    <w:qFormat/>
    <w:uiPriority w:val="99"/>
    <w:rPr>
      <w:rFonts w:ascii="Times New Roman" w:hAnsi="Times New Roman" w:eastAsia="宋体"/>
      <w:sz w:val="24"/>
    </w:rPr>
  </w:style>
  <w:style w:type="paragraph" w:styleId="81">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4" Type="http://schemas.microsoft.com/office/2011/relationships/people" Target="people.xml"/><Relationship Id="rId63" Type="http://schemas.openxmlformats.org/officeDocument/2006/relationships/fontTable" Target="fontTable.xml"/><Relationship Id="rId62" Type="http://schemas.openxmlformats.org/officeDocument/2006/relationships/customXml" Target="../customXml/item2.xml"/><Relationship Id="rId61" Type="http://schemas.openxmlformats.org/officeDocument/2006/relationships/numbering" Target="numbering.xml"/><Relationship Id="rId60" Type="http://schemas.openxmlformats.org/officeDocument/2006/relationships/customXml" Target="../customXml/item1.xml"/><Relationship Id="rId6" Type="http://schemas.openxmlformats.org/officeDocument/2006/relationships/endnotes" Target="endnotes.xml"/><Relationship Id="rId59" Type="http://schemas.openxmlformats.org/officeDocument/2006/relationships/image" Target="media/image28.png"/><Relationship Id="rId58" Type="http://schemas.openxmlformats.org/officeDocument/2006/relationships/image" Target="media/image27.png"/><Relationship Id="rId57" Type="http://schemas.openxmlformats.org/officeDocument/2006/relationships/image" Target="media/image26.png"/><Relationship Id="rId56" Type="http://schemas.openxmlformats.org/officeDocument/2006/relationships/image" Target="media/image25.png"/><Relationship Id="rId55" Type="http://schemas.openxmlformats.org/officeDocument/2006/relationships/image" Target="media/image24.png"/><Relationship Id="rId54" Type="http://schemas.openxmlformats.org/officeDocument/2006/relationships/image" Target="media/image23.png"/><Relationship Id="rId53" Type="http://schemas.openxmlformats.org/officeDocument/2006/relationships/image" Target="media/image22.png"/><Relationship Id="rId52" Type="http://schemas.openxmlformats.org/officeDocument/2006/relationships/image" Target="media/image21.png"/><Relationship Id="rId51" Type="http://schemas.openxmlformats.org/officeDocument/2006/relationships/image" Target="media/image20.png"/><Relationship Id="rId50" Type="http://schemas.openxmlformats.org/officeDocument/2006/relationships/image" Target="media/image19.png"/><Relationship Id="rId5" Type="http://schemas.openxmlformats.org/officeDocument/2006/relationships/footnotes" Target="footnotes.xml"/><Relationship Id="rId49" Type="http://schemas.openxmlformats.org/officeDocument/2006/relationships/image" Target="media/image18.png"/><Relationship Id="rId48" Type="http://schemas.openxmlformats.org/officeDocument/2006/relationships/image" Target="media/image17.png"/><Relationship Id="rId47" Type="http://schemas.openxmlformats.org/officeDocument/2006/relationships/image" Target="media/image16.png"/><Relationship Id="rId46" Type="http://schemas.openxmlformats.org/officeDocument/2006/relationships/image" Target="media/image15.svg"/><Relationship Id="rId45" Type="http://schemas.openxmlformats.org/officeDocument/2006/relationships/image" Target="media/image14.png"/><Relationship Id="rId44" Type="http://schemas.openxmlformats.org/officeDocument/2006/relationships/image" Target="media/image13.svg"/><Relationship Id="rId43" Type="http://schemas.openxmlformats.org/officeDocument/2006/relationships/image" Target="media/image12.png"/><Relationship Id="rId42" Type="http://schemas.openxmlformats.org/officeDocument/2006/relationships/image" Target="media/image11.svg"/><Relationship Id="rId41" Type="http://schemas.openxmlformats.org/officeDocument/2006/relationships/image" Target="media/image10.png"/><Relationship Id="rId40" Type="http://schemas.openxmlformats.org/officeDocument/2006/relationships/image" Target="media/image9.svg"/><Relationship Id="rId4" Type="http://schemas.microsoft.com/office/2011/relationships/commentsExtended" Target="commentsExtended.xml"/><Relationship Id="rId39" Type="http://schemas.openxmlformats.org/officeDocument/2006/relationships/image" Target="media/image8.png"/><Relationship Id="rId38" Type="http://schemas.openxmlformats.org/officeDocument/2006/relationships/image" Target="media/image7.svg"/><Relationship Id="rId37" Type="http://schemas.openxmlformats.org/officeDocument/2006/relationships/image" Target="media/image6.png"/><Relationship Id="rId36" Type="http://schemas.openxmlformats.org/officeDocument/2006/relationships/image" Target="media/image5.svg"/><Relationship Id="rId35" Type="http://schemas.openxmlformats.org/officeDocument/2006/relationships/image" Target="media/image4.png"/><Relationship Id="rId34" Type="http://schemas.openxmlformats.org/officeDocument/2006/relationships/image" Target="media/image3.svg"/><Relationship Id="rId33" Type="http://schemas.openxmlformats.org/officeDocument/2006/relationships/image" Target="media/image2.png"/><Relationship Id="rId32" Type="http://schemas.openxmlformats.org/officeDocument/2006/relationships/image" Target="media/image1.png"/><Relationship Id="rId31" Type="http://schemas.openxmlformats.org/officeDocument/2006/relationships/theme" Target="theme/theme1.xml"/><Relationship Id="rId30" Type="http://schemas.openxmlformats.org/officeDocument/2006/relationships/header" Target="header20.xml"/><Relationship Id="rId3" Type="http://schemas.openxmlformats.org/officeDocument/2006/relationships/comments" Target="comment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footer" Target="footer4.xml"/><Relationship Id="rId26" Type="http://schemas.openxmlformats.org/officeDocument/2006/relationships/footer" Target="footer3.xml"/><Relationship Id="rId25" Type="http://schemas.openxmlformats.org/officeDocument/2006/relationships/header" Target="header17.xml"/><Relationship Id="rId24" Type="http://schemas.openxmlformats.org/officeDocument/2006/relationships/header" Target="header16.xml"/><Relationship Id="rId23" Type="http://schemas.openxmlformats.org/officeDocument/2006/relationships/header" Target="header15.xml"/><Relationship Id="rId22" Type="http://schemas.openxmlformats.org/officeDocument/2006/relationships/header" Target="header14.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2.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A3E1E5-4215-4D40-9217-C6FDF9B2E99B}">
  <ds:schemaRefs/>
</ds:datastoreItem>
</file>

<file path=docProps/app.xml><?xml version="1.0" encoding="utf-8"?>
<Properties xmlns="http://schemas.openxmlformats.org/officeDocument/2006/extended-properties" xmlns:vt="http://schemas.openxmlformats.org/officeDocument/2006/docPropsVTypes">
  <Template>Normal.dotm</Template>
  <Pages>64</Pages>
  <Words>11740</Words>
  <Characters>16758</Characters>
  <Lines>822</Lines>
  <Paragraphs>984</Paragraphs>
  <TotalTime>101</TotalTime>
  <ScaleCrop>false</ScaleCrop>
  <LinksUpToDate>false</LinksUpToDate>
  <CharactersWithSpaces>17719</CharactersWithSpaces>
  <Application>WPS Office_7.3.1.8967_F1E327BC-269C-435d-A152-05C5408002CA</Application>
  <DocSecurity>2</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2022-03-22T12:50:00Z</dcterms:created>
  <dc:creator>L</dc:creator>
  <cp:lastModifiedBy>且听</cp:lastModifiedBy>
  <cp:lastPrinted>2022-03-22T12:51:00Z</cp:lastPrinted>
  <dcterms:modified xsi:type="dcterms:W3CDTF">2026-03-19T00:30:36Z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81CE8BBD84873D002CD3BA69D367D02E_43</vt:lpwstr>
  </property>
  <property fmtid="{D5CDD505-2E9C-101B-9397-08002B2CF9AE}" pid="4" name="KSOTemplateDocerSaveRecord">
    <vt:lpwstr>eyJoZGlkIjoiMmE5YzM3MjBiYTY5ZGI3NGNlM2MxMjZjZGMwNjFmM2QiLCJ1c2VySWQiOiIzNjU3OTI4MTQifQ==</vt:lpwstr>
  </property>
</Properties>
</file>